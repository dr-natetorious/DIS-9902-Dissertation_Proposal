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4796B5EB" w:rsidR="00EE7751" w:rsidRDefault="00EE7751">
      <w:pPr>
        <w:pStyle w:val="TableofFigures"/>
        <w:tabs>
          <w:tab w:val="right" w:leader="dot" w:pos="9350"/>
        </w:tabs>
        <w:rPr>
          <w:noProof/>
        </w:rPr>
      </w:pPr>
      <w:r>
        <w:fldChar w:fldCharType="begin"/>
      </w:r>
      <w:r>
        <w:instrText xml:space="preserve"> TOC \h \z \c "Figure" </w:instrText>
      </w:r>
      <w:r>
        <w:fldChar w:fldCharType="separate"/>
      </w:r>
      <w:r w:rsidR="00000000">
        <w:fldChar w:fldCharType="begin"/>
      </w:r>
      <w:r w:rsidR="00000000">
        <w:instrText xml:space="preserve"> HYPERLINK \l "_Toc107430833" </w:instrText>
      </w:r>
      <w:r w:rsidR="00000000">
        <w:fldChar w:fldCharType="separate"/>
      </w:r>
      <w:r w:rsidRPr="008F3727">
        <w:rPr>
          <w:rStyle w:val="Hyperlink"/>
          <w:noProof/>
        </w:rPr>
        <w:t xml:space="preserve">Figure 1  </w:t>
      </w:r>
      <w:r w:rsidRPr="008F3727">
        <w:rPr>
          <w:rStyle w:val="Hyperlink"/>
          <w:i/>
          <w:noProof/>
        </w:rPr>
        <w:t>Should you purcha</w:t>
      </w:r>
      <w:ins w:id="6" w:author="nate nate" w:date="2022-07-31T08:27:00Z">
        <w:r w:rsidR="00E57186">
          <w:rPr>
            <w:rStyle w:val="Hyperlink"/>
            <w:i/>
            <w:noProof/>
          </w:rPr>
          <w:t>se</w:t>
        </w:r>
      </w:ins>
      <w:del w:id="7" w:author="nate nate" w:date="2022-07-31T08:27:00Z">
        <w:r w:rsidRPr="008F3727" w:rsidDel="00E57186">
          <w:rPr>
            <w:rStyle w:val="Hyperlink"/>
            <w:i/>
            <w:noProof/>
          </w:rPr>
          <w:delText>sing</w:delText>
        </w:r>
      </w:del>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r w:rsidR="00000000">
        <w:rPr>
          <w:noProof/>
        </w:rPr>
        <w:fldChar w:fldCharType="end"/>
      </w:r>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8" w:name="_Toc145748762"/>
    </w:p>
    <w:p w14:paraId="3AD0FC62" w14:textId="77777777" w:rsidR="00CC3790" w:rsidRDefault="00CC3790" w:rsidP="00CC3790">
      <w:pPr>
        <w:pStyle w:val="Heading1"/>
        <w:ind w:firstLine="0"/>
      </w:pPr>
      <w:bookmarkStart w:id="9" w:name="_Toc109920825"/>
      <w:bookmarkEnd w:id="8"/>
      <w:r>
        <w:lastRenderedPageBreak/>
        <w:t>Chapter 1: Introduction</w:t>
      </w:r>
      <w:bookmarkEnd w:id="9"/>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t>Mushsin</w:t>
      </w:r>
      <w:proofErr w:type="spellEnd"/>
      <w:r>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t xml:space="preserve">,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10" w:name="_Toc109920826"/>
      <w:r>
        <w:t>Statement of the Problem</w:t>
      </w:r>
      <w:bookmarkEnd w:id="10"/>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 xml:space="preserve">(Kim &amp; Kim, 2021; </w:t>
      </w:r>
      <w:proofErr w:type="spellStart"/>
      <w:r>
        <w:t>Blackhurn</w:t>
      </w:r>
      <w:proofErr w:type="spellEnd"/>
      <w:r>
        <w:t>,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11" w:name="_Toc109920827"/>
      <w:r>
        <w:t>Purpose of the Study</w:t>
      </w:r>
      <w:bookmarkEnd w:id="11"/>
    </w:p>
    <w:p w14:paraId="5E69E5D8" w14:textId="0AECC603" w:rsidR="00CC3790" w:rsidRDefault="00CC3790" w:rsidP="00CC3790">
      <w:del w:id="12" w:author="nate nate" w:date="2022-07-31T08:27:00Z">
        <w:r w:rsidDel="00E57186">
          <w:tab/>
        </w:r>
      </w:del>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3"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3"/>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4"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4"/>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CC3790">
      <w:pPr>
        <w:pStyle w:val="Heading2"/>
        <w:ind w:firstLine="0"/>
      </w:pPr>
      <w:bookmarkStart w:id="15" w:name="_Toc109920828"/>
      <w:r>
        <w:t>Introduction to Theoretical Framework</w:t>
      </w:r>
      <w:bookmarkEnd w:id="15"/>
    </w:p>
    <w:p w14:paraId="7A3BE748" w14:textId="77777777" w:rsidR="00CC3790" w:rsidRDefault="00CC3790" w:rsidP="00CC3790">
      <w:r>
        <w:t>Design of experiments research creates purposeful artifacts and applies them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5702EDE7" w:rsidR="00CC3790" w:rsidRPr="00C23676" w:rsidRDefault="00CC3790" w:rsidP="00CC3790">
      <w:pPr>
        <w:pStyle w:val="Caption"/>
        <w:ind w:firstLine="0"/>
        <w:rPr>
          <w:i/>
          <w:iCs w:val="0"/>
          <w:szCs w:val="24"/>
        </w:rPr>
      </w:pPr>
      <w:r w:rsidRPr="00AD3A74">
        <w:rPr>
          <w:b/>
          <w:bCs/>
          <w:szCs w:val="24"/>
          <w:rPrChange w:id="16" w:author="nate nate" w:date="2022-07-31T08:38:00Z">
            <w:rPr>
              <w:szCs w:val="24"/>
            </w:rPr>
          </w:rPrChange>
        </w:rPr>
        <w:t xml:space="preserve">Table </w:t>
      </w:r>
      <w:r w:rsidRPr="00AD3A74">
        <w:rPr>
          <w:b/>
          <w:bCs/>
          <w:szCs w:val="24"/>
          <w:rPrChange w:id="17" w:author="nate nate" w:date="2022-07-31T08:38:00Z">
            <w:rPr>
              <w:szCs w:val="24"/>
            </w:rPr>
          </w:rPrChange>
        </w:rPr>
        <w:fldChar w:fldCharType="begin"/>
      </w:r>
      <w:r w:rsidRPr="00AD3A74">
        <w:rPr>
          <w:b/>
          <w:bCs/>
          <w:szCs w:val="24"/>
          <w:rPrChange w:id="18" w:author="nate nate" w:date="2022-07-31T08:38:00Z">
            <w:rPr>
              <w:szCs w:val="24"/>
            </w:rPr>
          </w:rPrChange>
        </w:rPr>
        <w:instrText xml:space="preserve"> SEQ Table \* ARABIC </w:instrText>
      </w:r>
      <w:r w:rsidRPr="00AD3A74">
        <w:rPr>
          <w:b/>
          <w:bCs/>
          <w:szCs w:val="24"/>
          <w:rPrChange w:id="19" w:author="nate nate" w:date="2022-07-31T08:38:00Z">
            <w:rPr>
              <w:szCs w:val="24"/>
            </w:rPr>
          </w:rPrChange>
        </w:rPr>
        <w:fldChar w:fldCharType="separate"/>
      </w:r>
      <w:ins w:id="20" w:author="nate nate" w:date="2022-07-31T08:51:00Z">
        <w:r w:rsidR="00A549E3">
          <w:rPr>
            <w:b/>
            <w:bCs/>
            <w:noProof/>
            <w:szCs w:val="24"/>
          </w:rPr>
          <w:t>1</w:t>
        </w:r>
      </w:ins>
      <w:del w:id="21" w:author="nate nate" w:date="2022-07-31T08:51:00Z">
        <w:r w:rsidRPr="00AD3A74" w:rsidDel="00A549E3">
          <w:rPr>
            <w:b/>
            <w:bCs/>
            <w:noProof/>
            <w:szCs w:val="24"/>
            <w:rPrChange w:id="22" w:author="nate nate" w:date="2022-07-31T08:38:00Z">
              <w:rPr>
                <w:noProof/>
                <w:szCs w:val="24"/>
              </w:rPr>
            </w:rPrChange>
          </w:rPr>
          <w:delText>1</w:delText>
        </w:r>
      </w:del>
      <w:r w:rsidRPr="00AD3A74">
        <w:rPr>
          <w:b/>
          <w:bCs/>
          <w:noProof/>
          <w:szCs w:val="24"/>
          <w:rPrChange w:id="23" w:author="nate nate" w:date="2022-07-31T08:38:00Z">
            <w:rPr>
              <w:noProof/>
              <w:szCs w:val="24"/>
            </w:rPr>
          </w:rPrChange>
        </w:rPr>
        <w:fldChar w:fldCharType="end"/>
      </w:r>
      <w:del w:id="24" w:author="nate nate" w:date="2022-07-31T08:38:00Z">
        <w:r w:rsidRPr="00C23676" w:rsidDel="00AD3A74">
          <w:rPr>
            <w:szCs w:val="24"/>
          </w:rPr>
          <w:delText>:</w:delText>
        </w:r>
      </w:del>
      <w:r w:rsidRPr="00C23676">
        <w:rPr>
          <w:szCs w:val="24"/>
        </w:rPr>
        <w:br/>
      </w:r>
      <w:r w:rsidRPr="00C23676">
        <w:rPr>
          <w:i/>
          <w:szCs w:val="24"/>
        </w:rPr>
        <w:t>Design-science Guidelines (</w:t>
      </w:r>
      <w:proofErr w:type="spellStart"/>
      <w:r w:rsidRPr="00C23676">
        <w:rPr>
          <w:i/>
          <w:szCs w:val="24"/>
        </w:rPr>
        <w:t>Hevner</w:t>
      </w:r>
      <w:proofErr w:type="spellEnd"/>
      <w:r w:rsidRPr="00C23676">
        <w:rPr>
          <w:i/>
          <w:szCs w:val="24"/>
        </w:rPr>
        <w:t xml:space="preserve">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571DEA">
            <w:pPr>
              <w:ind w:firstLine="0"/>
              <w:pPrChange w:id="25" w:author="nate nate" w:date="2022-07-31T08:24:00Z">
                <w:pPr/>
              </w:pPrChange>
            </w:pPr>
            <w:r>
              <w:t>Design as an Artifact</w:t>
            </w:r>
          </w:p>
        </w:tc>
        <w:tc>
          <w:tcPr>
            <w:tcW w:w="7755" w:type="dxa"/>
          </w:tcPr>
          <w:p w14:paraId="70838B7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26" w:author="nate nate" w:date="2022-07-31T08:24:00Z">
                <w:pPr>
                  <w:cnfStyle w:val="000000100000" w:firstRow="0" w:lastRow="0" w:firstColumn="0" w:lastColumn="0" w:oddVBand="0" w:evenVBand="0" w:oddHBand="1" w:evenHBand="0" w:firstRowFirstColumn="0" w:firstRowLastColumn="0" w:lastRowFirstColumn="0" w:lastRowLastColumn="0"/>
                </w:pPr>
              </w:pPrChange>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571DEA">
            <w:pPr>
              <w:ind w:firstLine="0"/>
              <w:pPrChange w:id="27" w:author="nate nate" w:date="2022-07-31T08:24:00Z">
                <w:pPr/>
              </w:pPrChange>
            </w:pPr>
            <w:r>
              <w:t>Problem Relevance</w:t>
            </w:r>
          </w:p>
        </w:tc>
        <w:tc>
          <w:tcPr>
            <w:tcW w:w="7755" w:type="dxa"/>
          </w:tcPr>
          <w:p w14:paraId="0A3B550B"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28" w:author="nate nate" w:date="2022-07-31T08:24:00Z">
                <w:pPr>
                  <w:cnfStyle w:val="000000000000" w:firstRow="0" w:lastRow="0" w:firstColumn="0" w:lastColumn="0" w:oddVBand="0" w:evenVBand="0" w:oddHBand="0" w:evenHBand="0" w:firstRowFirstColumn="0" w:firstRowLastColumn="0" w:lastRowFirstColumn="0" w:lastRowLastColumn="0"/>
                </w:pPr>
              </w:pPrChange>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571DEA">
            <w:pPr>
              <w:ind w:firstLine="0"/>
              <w:pPrChange w:id="29" w:author="nate nate" w:date="2022-07-31T08:24:00Z">
                <w:pPr/>
              </w:pPrChange>
            </w:pPr>
            <w:r>
              <w:t>Design Evaluation</w:t>
            </w:r>
          </w:p>
        </w:tc>
        <w:tc>
          <w:tcPr>
            <w:tcW w:w="7755" w:type="dxa"/>
          </w:tcPr>
          <w:p w14:paraId="5AAC1831"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0" w:author="nate nate" w:date="2022-07-31T08:24:00Z">
                <w:pPr>
                  <w:cnfStyle w:val="000000100000" w:firstRow="0" w:lastRow="0" w:firstColumn="0" w:lastColumn="0" w:oddVBand="0" w:evenVBand="0" w:oddHBand="1" w:evenHBand="0" w:firstRowFirstColumn="0" w:firstRowLastColumn="0" w:lastRowFirstColumn="0" w:lastRowLastColumn="0"/>
                </w:pPr>
              </w:pPrChange>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571DEA">
            <w:pPr>
              <w:ind w:firstLine="0"/>
              <w:pPrChange w:id="31" w:author="nate nate" w:date="2022-07-31T08:25:00Z">
                <w:pPr/>
              </w:pPrChange>
            </w:pPr>
            <w:r>
              <w:t>Research Contributions</w:t>
            </w:r>
          </w:p>
        </w:tc>
        <w:tc>
          <w:tcPr>
            <w:tcW w:w="7755" w:type="dxa"/>
          </w:tcPr>
          <w:p w14:paraId="5A0A1D1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2" w:author="nate nate" w:date="2022-07-31T08:24:00Z">
                <w:pPr>
                  <w:cnfStyle w:val="000000000000" w:firstRow="0" w:lastRow="0" w:firstColumn="0" w:lastColumn="0" w:oddVBand="0" w:evenVBand="0" w:oddHBand="0" w:evenHBand="0" w:firstRowFirstColumn="0" w:firstRowLastColumn="0" w:lastRowFirstColumn="0" w:lastRowLastColumn="0"/>
                </w:pPr>
              </w:pPrChange>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571DEA">
            <w:pPr>
              <w:ind w:firstLine="0"/>
              <w:pPrChange w:id="33" w:author="nate nate" w:date="2022-07-31T08:25:00Z">
                <w:pPr/>
              </w:pPrChange>
            </w:pPr>
            <w:r>
              <w:t>Research Rigor</w:t>
            </w:r>
          </w:p>
        </w:tc>
        <w:tc>
          <w:tcPr>
            <w:tcW w:w="7755" w:type="dxa"/>
          </w:tcPr>
          <w:p w14:paraId="6AC97A15"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4"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571DEA">
            <w:pPr>
              <w:ind w:firstLine="0"/>
              <w:pPrChange w:id="35" w:author="nate nate" w:date="2022-07-31T08:25:00Z">
                <w:pPr/>
              </w:pPrChange>
            </w:pPr>
            <w:r>
              <w:t>Design as a Search Process</w:t>
            </w:r>
          </w:p>
        </w:tc>
        <w:tc>
          <w:tcPr>
            <w:tcW w:w="7755" w:type="dxa"/>
          </w:tcPr>
          <w:p w14:paraId="22E0C26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6" w:author="nate nate" w:date="2022-07-31T08:25:00Z">
                <w:pPr>
                  <w:cnfStyle w:val="000000000000" w:firstRow="0" w:lastRow="0" w:firstColumn="0" w:lastColumn="0" w:oddVBand="0" w:evenVBand="0" w:oddHBand="0" w:evenHBand="0" w:firstRowFirstColumn="0" w:firstRowLastColumn="0" w:lastRowFirstColumn="0" w:lastRowLastColumn="0"/>
                </w:pPr>
              </w:pPrChange>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571DEA">
            <w:pPr>
              <w:ind w:firstLine="0"/>
              <w:pPrChange w:id="37" w:author="nate nate" w:date="2022-07-31T08:25:00Z">
                <w:pPr/>
              </w:pPrChange>
            </w:pPr>
            <w:r>
              <w:t>Communication of Research</w:t>
            </w:r>
          </w:p>
        </w:tc>
        <w:tc>
          <w:tcPr>
            <w:tcW w:w="7755" w:type="dxa"/>
          </w:tcPr>
          <w:p w14:paraId="6AA2F3A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8"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571DEA">
      <w:pPr>
        <w:ind w:firstLine="0"/>
        <w:rPr>
          <w:b/>
        </w:rPr>
        <w:pPrChange w:id="39" w:author="nate nate" w:date="2022-07-31T08:25:00Z">
          <w:pPr/>
        </w:pPrChange>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40" w:name="_Toc109920829"/>
      <w:r>
        <w:t>Research Questions</w:t>
      </w:r>
      <w:bookmarkEnd w:id="40"/>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41" w:name="_Toc109920830"/>
      <w:r>
        <w:t>RQ1</w:t>
      </w:r>
      <w:bookmarkEnd w:id="41"/>
    </w:p>
    <w:p w14:paraId="49B93200" w14:textId="77777777" w:rsidR="00CC3790" w:rsidRPr="00E57186" w:rsidRDefault="00CC3790" w:rsidP="00E57186">
      <w:pPr>
        <w:rPr>
          <w:b/>
          <w:bCs/>
        </w:rPr>
      </w:pPr>
      <w:commentRangeStart w:id="42"/>
      <w:commentRangeStart w:id="43"/>
      <w:r w:rsidRPr="00E57186">
        <w:rPr>
          <w:rStyle w:val="cf01"/>
          <w:rFonts w:ascii="Times New Roman" w:hAnsi="Times New Roman" w:cs="Times New Roman"/>
          <w:i w:val="0"/>
          <w:iCs w:val="0"/>
          <w:sz w:val="24"/>
          <w:szCs w:val="24"/>
          <w:rPrChange w:id="44" w:author="nate nate" w:date="2022-07-31T08:25:00Z">
            <w:rPr>
              <w:rStyle w:val="cf01"/>
              <w:rFonts w:cs="Times New Roman"/>
              <w:szCs w:val="24"/>
            </w:rPr>
          </w:rPrChange>
        </w:rPr>
        <w:t xml:space="preserve">What is </w:t>
      </w:r>
      <w:r w:rsidRPr="00E57186">
        <w:rPr>
          <w:rStyle w:val="cf11"/>
          <w:rFonts w:ascii="Times New Roman" w:hAnsi="Times New Roman" w:cs="Times New Roman"/>
          <w:b w:val="0"/>
          <w:bCs w:val="0"/>
          <w:i w:val="0"/>
          <w:iCs w:val="0"/>
          <w:sz w:val="24"/>
          <w:szCs w:val="24"/>
          <w:rPrChange w:id="45" w:author="nate nate" w:date="2022-07-31T08:25:00Z">
            <w:rPr>
              <w:rStyle w:val="cf11"/>
              <w:rFonts w:cs="Times New Roman"/>
              <w:b w:val="0"/>
              <w:bCs w:val="0"/>
              <w:szCs w:val="24"/>
            </w:rPr>
          </w:rPrChange>
        </w:rPr>
        <w:t>the effectiveness of autonomous assistants for hemodialysis in elderly and special needs care organizations</w:t>
      </w:r>
      <w:r w:rsidRPr="00E57186">
        <w:rPr>
          <w:rStyle w:val="cf01"/>
          <w:rFonts w:ascii="Times New Roman" w:hAnsi="Times New Roman" w:cs="Times New Roman"/>
          <w:b/>
          <w:bCs/>
          <w:i w:val="0"/>
          <w:iCs w:val="0"/>
          <w:sz w:val="24"/>
          <w:szCs w:val="24"/>
          <w:rPrChange w:id="46" w:author="nate nate" w:date="2022-07-31T08:25:00Z">
            <w:rPr>
              <w:rStyle w:val="cf01"/>
              <w:rFonts w:cs="Times New Roman"/>
              <w:b/>
              <w:bCs/>
              <w:szCs w:val="24"/>
            </w:rPr>
          </w:rPrChange>
        </w:rPr>
        <w:t>?</w:t>
      </w:r>
      <w:commentRangeEnd w:id="42"/>
      <w:r w:rsidR="00D70D75" w:rsidRPr="00E57186">
        <w:rPr>
          <w:rStyle w:val="CommentReference"/>
          <w:rFonts w:eastAsia="Times New Roman" w:cs="Times New Roman"/>
          <w:sz w:val="24"/>
          <w:szCs w:val="24"/>
          <w:rPrChange w:id="47" w:author="nate nate" w:date="2022-07-31T08:25:00Z">
            <w:rPr>
              <w:rStyle w:val="CommentReference"/>
              <w:rFonts w:eastAsia="Times New Roman" w:cs="Times New Roman"/>
              <w:szCs w:val="20"/>
            </w:rPr>
          </w:rPrChange>
        </w:rPr>
        <w:commentReference w:id="42"/>
      </w:r>
      <w:commentRangeEnd w:id="43"/>
      <w:r w:rsidR="00E57186">
        <w:rPr>
          <w:rStyle w:val="CommentReference"/>
          <w:rFonts w:eastAsia="Times New Roman" w:cs="Arial"/>
          <w:szCs w:val="20"/>
        </w:rPr>
        <w:commentReference w:id="43"/>
      </w:r>
    </w:p>
    <w:p w14:paraId="60BFF5E7" w14:textId="77777777" w:rsidR="00CC3790" w:rsidRPr="002B01DC" w:rsidRDefault="00CC3790" w:rsidP="00CC3790">
      <w:pPr>
        <w:pStyle w:val="Heading3"/>
        <w:ind w:firstLine="0"/>
      </w:pPr>
      <w:bookmarkStart w:id="48" w:name="_Toc109920831"/>
      <w:r>
        <w:t>RQ2</w:t>
      </w:r>
      <w:bookmarkEnd w:id="48"/>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49" w:name="_Toc109920832"/>
      <w:r>
        <w:t>Significance of the Study</w:t>
      </w:r>
      <w:bookmarkEnd w:id="49"/>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50" w:name="_Toc109920833"/>
      <w:r>
        <w:t>Definition of Key Terms</w:t>
      </w:r>
      <w:bookmarkEnd w:id="50"/>
    </w:p>
    <w:p w14:paraId="090AB7AA" w14:textId="77777777" w:rsidR="00CC3790" w:rsidRDefault="00CC3790" w:rsidP="00CC3790">
      <w:pPr>
        <w:pStyle w:val="Heading3"/>
        <w:ind w:firstLine="0"/>
      </w:pPr>
      <w:bookmarkStart w:id="51" w:name="_Toc109920834"/>
      <w:r>
        <w:t>Artificial Intelligence/Machine Learning (AI/ML)</w:t>
      </w:r>
      <w:bookmarkEnd w:id="51"/>
    </w:p>
    <w:p w14:paraId="7B34B18F" w14:textId="1417715C"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52" w:name="_Toc109920835"/>
      <w:r>
        <w:t>Computer Vision (CV)</w:t>
      </w:r>
      <w:bookmarkEnd w:id="52"/>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53" w:name="_Toc109920836"/>
      <w:r>
        <w:lastRenderedPageBreak/>
        <w:t>Convolutional Neural Network (CNN)</w:t>
      </w:r>
      <w:bookmarkEnd w:id="53"/>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54" w:name="_Toc109920837"/>
      <w:r>
        <w:t>Cyber-Physical Systems (CPS)</w:t>
      </w:r>
      <w:bookmarkEnd w:id="54"/>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55" w:name="_Toc109920838"/>
      <w:r>
        <w:t>Human activity recognition (HAR)</w:t>
      </w:r>
      <w:bookmarkEnd w:id="55"/>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56" w:name="_Toc109920839"/>
      <w:r>
        <w:t>Internet of Things (IoT) device</w:t>
      </w:r>
      <w:bookmarkEnd w:id="56"/>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57" w:name="_Toc109920840"/>
      <w:r>
        <w:t>Motion capture (</w:t>
      </w:r>
      <w:proofErr w:type="spellStart"/>
      <w:r>
        <w:t>MoCap</w:t>
      </w:r>
      <w:proofErr w:type="spellEnd"/>
      <w:r>
        <w:t>)</w:t>
      </w:r>
      <w:bookmarkEnd w:id="57"/>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58" w:name="_Toc109920841"/>
      <w:r>
        <w:t>Recurrent Neural Network (RNN)</w:t>
      </w:r>
      <w:bookmarkEnd w:id="58"/>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59" w:name="_Toc109920842"/>
      <w:r>
        <w:t>Summary</w:t>
      </w:r>
      <w:bookmarkEnd w:id="59"/>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 xml:space="preserve">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60" w:name="_Toc109920843"/>
      <w:r>
        <w:lastRenderedPageBreak/>
        <w:t>Chapter 2: Literature Review</w:t>
      </w:r>
      <w:bookmarkEnd w:id="60"/>
    </w:p>
    <w:p w14:paraId="400FA69B" w14:textId="2854D150" w:rsidR="00E72F1F" w:rsidRDefault="00383CF5" w:rsidP="009C0CE1">
      <w:ins w:id="61" w:author="nate nate" w:date="2022-07-31T09:18:00Z">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ins>
      <w:del w:id="62" w:author="nate nate" w:date="2022-07-31T09:18:00Z">
        <w:r w:rsidR="00E72F1F" w:rsidDel="00383CF5">
          <w:delText>The problem to be addressed in this study is implementing a quality assurance process for an autonomous assistant for elderly and special needs care.</w:delText>
        </w:r>
      </w:del>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5A55FEE6" w:rsidR="00E72F1F" w:rsidRDefault="00383CF5" w:rsidP="009C0CE1">
      <w:ins w:id="63" w:author="nate nate" w:date="2022-07-31T09:18:00Z">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ins>
      <w:ins w:id="64" w:author="nate nate" w:date="2022-07-31T09:19:00Z">
        <w:r>
          <w:t>injury</w:t>
        </w:r>
      </w:ins>
      <w:ins w:id="65" w:author="nate nate" w:date="2022-07-31T09:18:00Z">
        <w:r>
          <w:t xml:space="preserve"> (Shirai et al., 2021).</w:t>
        </w:r>
        <w:r>
          <w:t xml:space="preserve"> </w:t>
        </w:r>
      </w:ins>
      <w:del w:id="66" w:author="nate nate" w:date="2022-07-31T09:18:00Z">
        <w:r w:rsidR="00E72F1F" w:rsidDel="00383CF5">
          <w:delText xml:space="preserve">This constructive research design study </w:delText>
        </w:r>
        <w:commentRangeStart w:id="67"/>
        <w:r w:rsidR="00E72F1F" w:rsidDel="00383CF5">
          <w:delText xml:space="preserve">aims to propose a research process that divorces privacy and safety </w:delText>
        </w:r>
        <w:commentRangeEnd w:id="67"/>
        <w:r w:rsidR="00D70D75" w:rsidDel="00383CF5">
          <w:rPr>
            <w:rStyle w:val="CommentReference"/>
            <w:rFonts w:eastAsia="Times New Roman" w:cs="Arial"/>
            <w:szCs w:val="20"/>
          </w:rPr>
          <w:commentReference w:id="67"/>
        </w:r>
        <w:r w:rsidR="00E72F1F" w:rsidDel="00383CF5">
          <w:delText xml:space="preserve">concerns from investigating autonomous assistants in elderly and special needs care. </w:delText>
        </w:r>
      </w:del>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1A49732B" w:rsidR="00E72F1F" w:rsidDel="00383CF5" w:rsidRDefault="00E72F1F" w:rsidP="009C0CE1">
      <w:pPr>
        <w:pStyle w:val="Heading2"/>
        <w:ind w:firstLine="0"/>
        <w:rPr>
          <w:moveFrom w:id="68" w:author="nate nate" w:date="2022-07-31T09:15:00Z"/>
        </w:rPr>
      </w:pPr>
      <w:bookmarkStart w:id="69" w:name="_Toc109920844"/>
      <w:moveFromRangeStart w:id="70" w:author="nate nate" w:date="2022-07-31T09:15:00Z" w:name="move110151369"/>
      <w:commentRangeStart w:id="71"/>
      <w:moveFrom w:id="72" w:author="nate nate" w:date="2022-07-31T09:15:00Z">
        <w:r w:rsidDel="00383CF5">
          <w:t>Chapter overview</w:t>
        </w:r>
        <w:bookmarkEnd w:id="69"/>
        <w:commentRangeEnd w:id="71"/>
        <w:r w:rsidR="00D70D75" w:rsidDel="00383CF5">
          <w:rPr>
            <w:rStyle w:val="CommentReference"/>
            <w:b w:val="0"/>
            <w:bCs w:val="0"/>
            <w:szCs w:val="20"/>
          </w:rPr>
          <w:commentReference w:id="71"/>
        </w:r>
      </w:moveFrom>
    </w:p>
    <w:p w14:paraId="647EB090" w14:textId="1BFC7971" w:rsidR="00E72F1F" w:rsidDel="00383CF5" w:rsidRDefault="00E72F1F" w:rsidP="009C0CE1">
      <w:pPr>
        <w:ind w:firstLine="0"/>
        <w:rPr>
          <w:moveFrom w:id="73" w:author="nate nate" w:date="2022-07-31T09:15:00Z"/>
          <w:i/>
          <w:iCs/>
        </w:rPr>
      </w:pPr>
      <w:moveFrom w:id="74" w:author="nate nate" w:date="2022-07-31T09:15:00Z">
        <w:r w:rsidDel="00383CF5">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From>
    </w:p>
    <w:moveFromRangeEnd w:id="70"/>
    <w:p w14:paraId="6B4868F0" w14:textId="7633F7C6" w:rsidR="00E72F1F" w:rsidDel="00383CF5" w:rsidRDefault="00E72F1F" w:rsidP="00383CF5">
      <w:pPr>
        <w:ind w:firstLine="0"/>
        <w:rPr>
          <w:del w:id="75" w:author="nate nate" w:date="2022-07-31T09:15:00Z"/>
        </w:rPr>
        <w:pPrChange w:id="76" w:author="nate nate" w:date="2022-07-31T09:15:00Z">
          <w:pPr/>
        </w:pPrChange>
      </w:pPr>
    </w:p>
    <w:p w14:paraId="53EEBD37" w14:textId="62794B96" w:rsidR="00E72F1F" w:rsidRPr="00383CF5" w:rsidDel="00383CF5" w:rsidRDefault="00E72F1F" w:rsidP="009C0CE1">
      <w:pPr>
        <w:rPr>
          <w:del w:id="77" w:author="nate nate" w:date="2022-07-31T09:11:00Z"/>
        </w:rPr>
      </w:pPr>
      <w:del w:id="78" w:author="nate nate" w:date="2022-07-31T09:11:00Z">
        <w:r w:rsidRPr="00383CF5" w:rsidDel="00383CF5">
          <w:delText xml:space="preserve">Bringing together evidence </w:delText>
        </w:r>
        <w:commentRangeStart w:id="79"/>
        <w:r w:rsidRPr="00383CF5" w:rsidDel="00383CF5">
          <w:delText>across studies first requires a search of the literature; this is one of the early steps in what is sometimes called a “systematic review</w:delText>
        </w:r>
        <w:commentRangeEnd w:id="79"/>
        <w:r w:rsidR="00810600" w:rsidRPr="00383CF5" w:rsidDel="00383CF5">
          <w:rPr>
            <w:rStyle w:val="CommentReference"/>
            <w:rFonts w:eastAsia="Times New Roman" w:cs="Arial"/>
            <w:szCs w:val="20"/>
          </w:rPr>
          <w:commentReference w:id="79"/>
        </w:r>
        <w:r w:rsidRPr="00383CF5" w:rsidDel="00383CF5">
          <w:delText xml:space="preserve">.” </w:delText>
        </w:r>
        <w:commentRangeStart w:id="80"/>
        <w:r w:rsidRPr="00383CF5" w:rsidDel="00383CF5">
          <w:delText>With a set of studies in hand, the next step in the review may (or may not) be a statistical approach to analyzing the published findings, usually called “metaanalysis” or a variant thereof. Different disciplines emphasize different aspects of this process</w:delText>
        </w:r>
      </w:del>
      <w:del w:id="81" w:author="nate nate" w:date="2022-07-31T09:09:00Z">
        <w:r w:rsidRPr="00383CF5" w:rsidDel="00383CF5">
          <w:delText>,</w:delText>
        </w:r>
      </w:del>
      <w:del w:id="82" w:author="nate nate" w:date="2022-07-31T09:11:00Z">
        <w:r w:rsidRPr="00383CF5" w:rsidDel="00383CF5">
          <w:delText xml:space="preserve"> and afford the process</w:delText>
        </w:r>
      </w:del>
      <w:del w:id="83" w:author="nate nate" w:date="2022-07-31T09:09:00Z">
        <w:r w:rsidRPr="00383CF5" w:rsidDel="00383CF5">
          <w:delText xml:space="preserve"> </w:delText>
        </w:r>
      </w:del>
      <w:del w:id="84" w:author="nate nate" w:date="2022-07-31T09:11:00Z">
        <w:r w:rsidRPr="00383CF5" w:rsidDel="00383CF5">
          <w:delText>different levels of scholarly prominence</w:delText>
        </w:r>
      </w:del>
      <w:customXmlDelRangeStart w:id="85" w:author="nate nate" w:date="2022-07-31T09:07:00Z"/>
      <w:sdt>
        <w:sdtPr>
          <w:id w:val="1358392457"/>
          <w:citation/>
        </w:sdtPr>
        <w:sdtContent>
          <w:customXmlDelRangeEnd w:id="85"/>
          <w:del w:id="86" w:author="nate nate" w:date="2022-07-31T09:07:00Z">
            <w:r w:rsidRPr="00383CF5" w:rsidDel="00383CF5">
              <w:fldChar w:fldCharType="begin"/>
            </w:r>
            <w:r w:rsidRPr="00383CF5" w:rsidDel="00383CF5">
              <w:delInstrText xml:space="preserve"> CITATION Ozi21 \l 1033 </w:delInstrText>
            </w:r>
            <w:r w:rsidRPr="00383CF5" w:rsidDel="00383CF5">
              <w:fldChar w:fldCharType="separate"/>
            </w:r>
            <w:r w:rsidR="00151A0D" w:rsidRPr="00383CF5" w:rsidDel="00383CF5">
              <w:rPr>
                <w:noProof/>
              </w:rPr>
              <w:delText xml:space="preserve"> (Ozier, 2021)</w:delText>
            </w:r>
            <w:r w:rsidRPr="00383CF5" w:rsidDel="00383CF5">
              <w:fldChar w:fldCharType="end"/>
            </w:r>
          </w:del>
          <w:customXmlDelRangeStart w:id="87" w:author="nate nate" w:date="2022-07-31T09:07:00Z"/>
        </w:sdtContent>
      </w:sdt>
      <w:customXmlDelRangeEnd w:id="87"/>
      <w:del w:id="88" w:author="nate nate" w:date="2022-07-31T09:11:00Z">
        <w:r w:rsidRPr="00383CF5" w:rsidDel="00383CF5">
          <w:delText>.</w:delText>
        </w:r>
        <w:commentRangeEnd w:id="80"/>
        <w:r w:rsidR="00810600" w:rsidRPr="00383CF5" w:rsidDel="00383CF5">
          <w:rPr>
            <w:rStyle w:val="CommentReference"/>
            <w:rFonts w:eastAsia="Times New Roman" w:cs="Arial"/>
            <w:szCs w:val="20"/>
          </w:rPr>
          <w:commentReference w:id="80"/>
        </w:r>
      </w:del>
    </w:p>
    <w:p w14:paraId="08DDD4E7" w14:textId="77777777" w:rsidR="00E72F1F" w:rsidRDefault="00E72F1F" w:rsidP="009C0CE1">
      <w:pPr>
        <w:pStyle w:val="Heading2"/>
        <w:ind w:firstLine="0"/>
      </w:pPr>
      <w:bookmarkStart w:id="89" w:name="_Toc109920845"/>
      <w:r>
        <w:t>Search Method and Resources</w:t>
      </w:r>
      <w:bookmarkEnd w:id="89"/>
    </w:p>
    <w:p w14:paraId="413D674D" w14:textId="6DA30481"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90"/>
      <w:commentRangeStart w:id="91"/>
      <w:r>
        <w:t xml:space="preserve">NCUL’s Roadrunner search to aggregate results from industry-standard sources like the </w:t>
      </w:r>
      <w:ins w:id="92" w:author="nate nate" w:date="2022-07-31T09:13:00Z">
        <w:r w:rsidR="00383CF5" w:rsidRPr="00383CF5">
          <w:rPr>
            <w:rPrChange w:id="93" w:author="nate nate" w:date="2022-07-31T09:13:00Z">
              <w:rPr>
                <w:rFonts w:ascii="Segoe UI" w:hAnsi="Segoe UI" w:cs="Segoe UI"/>
                <w:sz w:val="18"/>
                <w:szCs w:val="18"/>
              </w:rPr>
            </w:rPrChange>
          </w:rPr>
          <w:t>IEEE Xplore Digital Library, ACM Digital Library</w:t>
        </w:r>
      </w:ins>
      <w:del w:id="94" w:author="nate nate" w:date="2022-07-31T09:13:00Z">
        <w:r w:rsidDel="00383CF5">
          <w:delText>Institute of Electrical and Electronics Engineers (IEEE), Association for Computer Machinery (ACM)</w:delText>
        </w:r>
      </w:del>
      <w:r>
        <w:t>,</w:t>
      </w:r>
      <w:del w:id="95" w:author="nate nate" w:date="2022-07-31T09:14:00Z">
        <w:r w:rsidDel="00383CF5">
          <w:delText xml:space="preserve"> Springer Publishing, John Wiley &amp; Sons,</w:delText>
        </w:r>
      </w:del>
      <w:commentRangeEnd w:id="90"/>
      <w:r w:rsidR="00810600">
        <w:rPr>
          <w:rStyle w:val="CommentReference"/>
          <w:rFonts w:eastAsia="Times New Roman" w:cs="Arial"/>
          <w:szCs w:val="20"/>
        </w:rPr>
        <w:commentReference w:id="90"/>
      </w:r>
      <w:commentRangeEnd w:id="91"/>
      <w:r w:rsidR="00383CF5">
        <w:rPr>
          <w:rStyle w:val="CommentReference"/>
          <w:rFonts w:eastAsia="Times New Roman" w:cs="Arial"/>
          <w:szCs w:val="20"/>
        </w:rPr>
        <w:commentReference w:id="91"/>
      </w:r>
      <w:r>
        <w:t xml:space="preserve"> and ProQuest</w:t>
      </w:r>
      <w:del w:id="96" w:author="nate nate" w:date="2022-07-31T09:14:00Z">
        <w:r w:rsidDel="00383CF5">
          <w:delText>, among others</w:delText>
        </w:r>
      </w:del>
      <w:r>
        <w:t xml:space="preserve">. </w:t>
      </w:r>
    </w:p>
    <w:p w14:paraId="6BB0D674" w14:textId="7DF537A5"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del w:id="97" w:author="nate nate" w:date="2022-07-31T09:15:00Z">
        <w:r w:rsidDel="00383CF5">
          <w:delText xml:space="preserve">document </w:delText>
        </w:r>
      </w:del>
      <w:ins w:id="98" w:author="nate nate" w:date="2022-07-31T09:15:00Z">
        <w:r w:rsidR="00383CF5">
          <w:t>publication</w:t>
        </w:r>
        <w:r w:rsidR="00383CF5">
          <w:t xml:space="preserve"> </w:t>
        </w:r>
      </w:ins>
      <w:r>
        <w:t xml:space="preserve">extracted themes. Those sorted themes are available in the proceeding conceptual frame section, which </w:t>
      </w:r>
      <w:del w:id="99" w:author="nate nate" w:date="2022-07-31T08:34:00Z">
        <w:r w:rsidDel="00AD3A74">
          <w:delText>attempts to present</w:delText>
        </w:r>
      </w:del>
      <w:ins w:id="100" w:author="nate nate" w:date="2022-07-31T08:34:00Z">
        <w:r w:rsidR="00AD3A74">
          <w:t>presents</w:t>
        </w:r>
      </w:ins>
      <w:r>
        <w:t xml:space="preserve"> each topic’s current state and direction from Table 1.</w:t>
      </w:r>
    </w:p>
    <w:p w14:paraId="72FD566D" w14:textId="51144062" w:rsidR="0094287F" w:rsidRPr="0094287F" w:rsidRDefault="0094287F" w:rsidP="0094287F">
      <w:pPr>
        <w:pStyle w:val="Caption"/>
        <w:ind w:firstLine="0"/>
        <w:rPr>
          <w:i/>
          <w:iCs w:val="0"/>
        </w:rPr>
      </w:pPr>
      <w:bookmarkStart w:id="101" w:name="_Toc107430911"/>
      <w:commentRangeStart w:id="102"/>
      <w:commentRangeStart w:id="103"/>
      <w:r w:rsidRPr="00AD3A74">
        <w:rPr>
          <w:b/>
          <w:bCs/>
          <w:rPrChange w:id="104" w:author="nate nate" w:date="2022-07-31T08:37:00Z">
            <w:rPr/>
          </w:rPrChange>
        </w:rPr>
        <w:t xml:space="preserve">Table </w:t>
      </w:r>
      <w:r w:rsidR="00000000" w:rsidRPr="00AD3A74">
        <w:rPr>
          <w:b/>
          <w:bCs/>
          <w:rPrChange w:id="105" w:author="nate nate" w:date="2022-07-31T08:37:00Z">
            <w:rPr/>
          </w:rPrChange>
        </w:rPr>
        <w:fldChar w:fldCharType="begin"/>
      </w:r>
      <w:r w:rsidR="00000000" w:rsidRPr="00AD3A74">
        <w:rPr>
          <w:b/>
          <w:bCs/>
          <w:rPrChange w:id="106" w:author="nate nate" w:date="2022-07-31T08:37:00Z">
            <w:rPr/>
          </w:rPrChange>
        </w:rPr>
        <w:instrText xml:space="preserve"> SEQ Table \* ARABIC </w:instrText>
      </w:r>
      <w:r w:rsidR="00000000" w:rsidRPr="00AD3A74">
        <w:rPr>
          <w:b/>
          <w:bCs/>
          <w:rPrChange w:id="107" w:author="nate nate" w:date="2022-07-31T08:37:00Z">
            <w:rPr/>
          </w:rPrChange>
        </w:rPr>
        <w:fldChar w:fldCharType="separate"/>
      </w:r>
      <w:ins w:id="108" w:author="nate nate" w:date="2022-07-31T08:51:00Z">
        <w:r w:rsidR="00A549E3">
          <w:rPr>
            <w:b/>
            <w:bCs/>
            <w:noProof/>
          </w:rPr>
          <w:t>2</w:t>
        </w:r>
      </w:ins>
      <w:del w:id="109" w:author="nate nate" w:date="2022-07-31T08:51:00Z">
        <w:r w:rsidR="00421FD7" w:rsidRPr="00AD3A74" w:rsidDel="00A549E3">
          <w:rPr>
            <w:b/>
            <w:bCs/>
            <w:noProof/>
            <w:rPrChange w:id="110" w:author="nate nate" w:date="2022-07-31T08:37:00Z">
              <w:rPr>
                <w:noProof/>
              </w:rPr>
            </w:rPrChange>
          </w:rPr>
          <w:delText>2</w:delText>
        </w:r>
      </w:del>
      <w:r w:rsidR="00000000" w:rsidRPr="00AD3A74">
        <w:rPr>
          <w:b/>
          <w:bCs/>
          <w:noProof/>
          <w:rPrChange w:id="111" w:author="nate nate" w:date="2022-07-31T08:37:00Z">
            <w:rPr>
              <w:noProof/>
            </w:rPr>
          </w:rPrChange>
        </w:rPr>
        <w:fldChar w:fldCharType="end"/>
      </w:r>
      <w:r>
        <w:t xml:space="preserve"> </w:t>
      </w:r>
      <w:commentRangeEnd w:id="102"/>
      <w:r w:rsidR="00D95A41">
        <w:rPr>
          <w:rStyle w:val="CommentReference"/>
          <w:rFonts w:eastAsia="Times New Roman" w:cs="Arial"/>
          <w:iCs w:val="0"/>
          <w:szCs w:val="20"/>
        </w:rPr>
        <w:commentReference w:id="102"/>
      </w:r>
      <w:commentRangeEnd w:id="103"/>
      <w:r w:rsidR="00383CF5">
        <w:rPr>
          <w:rStyle w:val="CommentReference"/>
          <w:rFonts w:eastAsia="Times New Roman" w:cs="Arial"/>
          <w:iCs w:val="0"/>
          <w:szCs w:val="20"/>
        </w:rPr>
        <w:commentReference w:id="103"/>
      </w:r>
      <w:r>
        <w:br/>
      </w:r>
      <w:commentRangeStart w:id="112"/>
      <w:r w:rsidRPr="0094287F">
        <w:rPr>
          <w:i/>
          <w:iCs w:val="0"/>
        </w:rPr>
        <w:t>Survey search terms</w:t>
      </w:r>
      <w:bookmarkEnd w:id="101"/>
      <w:commentRangeEnd w:id="112"/>
      <w:r w:rsidR="00D95A41">
        <w:rPr>
          <w:rStyle w:val="CommentReference"/>
          <w:rFonts w:eastAsia="Times New Roman" w:cs="Arial"/>
          <w:iCs w:val="0"/>
          <w:szCs w:val="20"/>
        </w:rPr>
        <w:commentReference w:id="112"/>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AD3A74">
            <w:pPr>
              <w:ind w:firstLine="0"/>
              <w:pPrChange w:id="113" w:author="nate nate" w:date="2022-07-31T08:34:00Z">
                <w:pPr/>
              </w:pPrChange>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AD3A74">
            <w:pPr>
              <w:ind w:firstLine="0"/>
              <w:pPrChange w:id="114" w:author="nate nate" w:date="2022-07-31T08:34:00Z">
                <w:pPr/>
              </w:pPrChange>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AD3A74">
            <w:pPr>
              <w:ind w:firstLine="0"/>
              <w:pPrChange w:id="115" w:author="nate nate" w:date="2022-07-31T08:34:00Z">
                <w:pPr/>
              </w:pPrChange>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AD3A74">
            <w:pPr>
              <w:ind w:firstLine="0"/>
              <w:pPrChange w:id="116" w:author="nate nate" w:date="2022-07-31T08:34:00Z">
                <w:pPr/>
              </w:pPrChange>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AD3A74">
            <w:pPr>
              <w:ind w:firstLine="0"/>
              <w:pPrChange w:id="117" w:author="nate nate" w:date="2022-07-31T08:34:00Z">
                <w:pPr/>
              </w:pPrChange>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383CF5">
      <w:pPr>
        <w:ind w:firstLine="0"/>
        <w:rPr>
          <w:ins w:id="118" w:author="nate nate" w:date="2022-07-31T09:15:00Z"/>
        </w:rPr>
      </w:pPr>
    </w:p>
    <w:p w14:paraId="21C0C9B6" w14:textId="77777777" w:rsidR="00383CF5" w:rsidRDefault="00383CF5" w:rsidP="00383CF5">
      <w:pPr>
        <w:pStyle w:val="Heading2"/>
        <w:ind w:firstLine="0"/>
        <w:rPr>
          <w:moveTo w:id="119" w:author="nate nate" w:date="2022-07-31T09:15:00Z"/>
        </w:rPr>
      </w:pPr>
      <w:moveToRangeStart w:id="120" w:author="nate nate" w:date="2022-07-31T09:15:00Z" w:name="move110151369"/>
      <w:commentRangeStart w:id="121"/>
      <w:commentRangeStart w:id="122"/>
      <w:moveTo w:id="123" w:author="nate nate" w:date="2022-07-31T09:15:00Z">
        <w:r>
          <w:t>Chapter overview</w:t>
        </w:r>
        <w:commentRangeEnd w:id="121"/>
        <w:r>
          <w:rPr>
            <w:rStyle w:val="CommentReference"/>
            <w:b w:val="0"/>
            <w:bCs w:val="0"/>
            <w:szCs w:val="20"/>
          </w:rPr>
          <w:commentReference w:id="121"/>
        </w:r>
      </w:moveTo>
      <w:commentRangeEnd w:id="122"/>
      <w:r>
        <w:rPr>
          <w:rStyle w:val="CommentReference"/>
          <w:b w:val="0"/>
          <w:bCs w:val="0"/>
          <w:szCs w:val="20"/>
        </w:rPr>
        <w:commentReference w:id="122"/>
      </w:r>
    </w:p>
    <w:p w14:paraId="7C0711B2" w14:textId="77777777" w:rsidR="00383CF5" w:rsidDel="00383CF5" w:rsidRDefault="00383CF5" w:rsidP="00383CF5">
      <w:pPr>
        <w:ind w:firstLine="0"/>
        <w:rPr>
          <w:del w:id="124" w:author="nate nate" w:date="2022-07-31T09:15:00Z"/>
          <w:moveTo w:id="125" w:author="nate nate" w:date="2022-07-31T09:15:00Z"/>
          <w:i/>
          <w:iCs/>
        </w:rPr>
      </w:pPr>
      <w:moveTo w:id="126" w:author="nate nate" w:date="2022-07-31T09:15:00Z">
        <w:r>
          <w:tab/>
          <w:t xml:space="preserve">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w:t>
        </w:r>
        <w:proofErr w:type="spellStart"/>
        <w:r>
          <w:t>defacto</w:t>
        </w:r>
        <w:proofErr w:type="spellEnd"/>
        <w:r>
          <w:t xml:space="preserve"> solution.</w:t>
        </w:r>
      </w:moveTo>
    </w:p>
    <w:moveToRangeEnd w:id="120"/>
    <w:p w14:paraId="3DFC92CB" w14:textId="77777777" w:rsidR="00383CF5" w:rsidRDefault="00383CF5" w:rsidP="00383CF5">
      <w:pPr>
        <w:ind w:firstLine="0"/>
        <w:pPrChange w:id="127" w:author="nate nate" w:date="2022-07-31T09:15:00Z">
          <w:pPr/>
        </w:pPrChange>
      </w:pPr>
    </w:p>
    <w:p w14:paraId="31C2211E" w14:textId="77777777" w:rsidR="00E72F1F" w:rsidRDefault="00E72F1F" w:rsidP="009C0CE1">
      <w:pPr>
        <w:pStyle w:val="Heading2"/>
        <w:ind w:firstLine="0"/>
      </w:pPr>
      <w:bookmarkStart w:id="128" w:name="_Toc109920846"/>
      <w:commentRangeStart w:id="129"/>
      <w:commentRangeStart w:id="130"/>
      <w:commentRangeStart w:id="131"/>
      <w:r>
        <w:t>Conceptual Framework</w:t>
      </w:r>
      <w:commentRangeEnd w:id="129"/>
      <w:r>
        <w:rPr>
          <w:rStyle w:val="CommentReference"/>
          <w:b w:val="0"/>
        </w:rPr>
        <w:commentReference w:id="129"/>
      </w:r>
      <w:bookmarkEnd w:id="128"/>
      <w:commentRangeEnd w:id="130"/>
      <w:r w:rsidR="00D95A41">
        <w:rPr>
          <w:rStyle w:val="CommentReference"/>
          <w:b w:val="0"/>
          <w:bCs w:val="0"/>
          <w:szCs w:val="20"/>
        </w:rPr>
        <w:commentReference w:id="130"/>
      </w:r>
      <w:commentRangeEnd w:id="131"/>
      <w:r w:rsidR="00AD3A74">
        <w:rPr>
          <w:rStyle w:val="CommentReference"/>
          <w:b w:val="0"/>
          <w:bCs w:val="0"/>
          <w:szCs w:val="20"/>
        </w:rPr>
        <w:commentReference w:id="131"/>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1EE2EA63" w:rsidR="00E72F1F" w:rsidRDefault="00E72F1F" w:rsidP="009C0CE1">
      <w:del w:id="132" w:author="nate nate" w:date="2022-07-31T08:31:00Z">
        <w:r w:rsidDel="00AD3A74">
          <w:delText>There are f</w:delText>
        </w:r>
      </w:del>
      <w:ins w:id="133" w:author="nate nate" w:date="2022-07-31T08:31:00Z">
        <w:r w:rsidR="00AD3A74">
          <w:t>F</w:t>
        </w:r>
      </w:ins>
      <w:r>
        <w:t xml:space="preserve">our </w:t>
      </w:r>
      <w:ins w:id="134" w:author="nate nate" w:date="2022-07-31T08:31:00Z">
        <w:r w:rsidR="00AD3A74">
          <w:t xml:space="preserve">core </w:t>
        </w:r>
      </w:ins>
      <w:r>
        <w:t xml:space="preserve">approaches </w:t>
      </w:r>
      <w:ins w:id="135" w:author="nate nate" w:date="2022-07-31T08:31:00Z">
        <w:r w:rsidR="00AD3A74">
          <w:t xml:space="preserve">exist for </w:t>
        </w:r>
      </w:ins>
      <w:del w:id="136" w:author="nate nate" w:date="2022-07-31T08:31:00Z">
        <w:r w:rsidDel="00AD3A74">
          <w:delText xml:space="preserve">to </w:delText>
        </w:r>
      </w:del>
      <w:r>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w:t>
      </w:r>
      <w:r>
        <w:lastRenderedPageBreak/>
        <w:t>methodology is appropriate for examining elderly and special needs care solutions. After creating the system, it can support a targeted case study that measures its ability to deliver value.</w:t>
      </w:r>
    </w:p>
    <w:p w14:paraId="6D512F12" w14:textId="2021FC1E" w:rsidR="008A7C72" w:rsidRPr="008A7C72" w:rsidRDefault="008A7C72" w:rsidP="008A7C72">
      <w:pPr>
        <w:pStyle w:val="Caption"/>
        <w:ind w:firstLine="0"/>
        <w:rPr>
          <w:i/>
          <w:iCs w:val="0"/>
        </w:rPr>
      </w:pPr>
      <w:bookmarkStart w:id="137" w:name="_Toc107430912"/>
      <w:r w:rsidRPr="00AD3A74">
        <w:rPr>
          <w:b/>
          <w:bCs/>
          <w:rPrChange w:id="138" w:author="nate nate" w:date="2022-07-31T08:38:00Z">
            <w:rPr/>
          </w:rPrChange>
        </w:rPr>
        <w:t xml:space="preserve">Table </w:t>
      </w:r>
      <w:r w:rsidR="00000000" w:rsidRPr="00AD3A74">
        <w:rPr>
          <w:b/>
          <w:bCs/>
          <w:rPrChange w:id="139" w:author="nate nate" w:date="2022-07-31T08:38:00Z">
            <w:rPr/>
          </w:rPrChange>
        </w:rPr>
        <w:fldChar w:fldCharType="begin"/>
      </w:r>
      <w:r w:rsidR="00000000" w:rsidRPr="00AD3A74">
        <w:rPr>
          <w:b/>
          <w:bCs/>
          <w:rPrChange w:id="140" w:author="nate nate" w:date="2022-07-31T08:38:00Z">
            <w:rPr/>
          </w:rPrChange>
        </w:rPr>
        <w:instrText xml:space="preserve"> SEQ Table \* ARABIC </w:instrText>
      </w:r>
      <w:r w:rsidR="00000000" w:rsidRPr="00AD3A74">
        <w:rPr>
          <w:b/>
          <w:bCs/>
          <w:rPrChange w:id="141" w:author="nate nate" w:date="2022-07-31T08:38:00Z">
            <w:rPr/>
          </w:rPrChange>
        </w:rPr>
        <w:fldChar w:fldCharType="separate"/>
      </w:r>
      <w:ins w:id="142" w:author="nate nate" w:date="2022-07-31T08:51:00Z">
        <w:r w:rsidR="00A549E3">
          <w:rPr>
            <w:b/>
            <w:bCs/>
            <w:noProof/>
          </w:rPr>
          <w:t>3</w:t>
        </w:r>
      </w:ins>
      <w:del w:id="143" w:author="nate nate" w:date="2022-07-31T08:51:00Z">
        <w:r w:rsidR="00421FD7" w:rsidRPr="00AD3A74" w:rsidDel="00A549E3">
          <w:rPr>
            <w:b/>
            <w:bCs/>
            <w:noProof/>
            <w:rPrChange w:id="144" w:author="nate nate" w:date="2022-07-31T08:38:00Z">
              <w:rPr>
                <w:noProof/>
              </w:rPr>
            </w:rPrChange>
          </w:rPr>
          <w:delText>3</w:delText>
        </w:r>
      </w:del>
      <w:r w:rsidR="00000000" w:rsidRPr="00AD3A74">
        <w:rPr>
          <w:b/>
          <w:bCs/>
          <w:noProof/>
          <w:rPrChange w:id="145" w:author="nate nate" w:date="2022-07-31T08:38:00Z">
            <w:rPr>
              <w:noProof/>
            </w:rPr>
          </w:rPrChange>
        </w:rPr>
        <w:fldChar w:fldCharType="end"/>
      </w:r>
      <w:r w:rsidRPr="00AD3A74">
        <w:rPr>
          <w:b/>
          <w:bCs/>
          <w:rPrChange w:id="146" w:author="nate nate" w:date="2022-07-31T08:38:00Z">
            <w:rPr/>
          </w:rPrChange>
        </w:rPr>
        <w:t xml:space="preserve"> </w:t>
      </w:r>
      <w:r>
        <w:br/>
      </w:r>
      <w:r w:rsidRPr="008A7C72">
        <w:rPr>
          <w:i/>
          <w:iCs w:val="0"/>
        </w:rPr>
        <w:t>Example Research Strategies for Classifying Movement in Video</w:t>
      </w:r>
      <w:bookmarkEnd w:id="13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22220D1C" w:rsidR="00E72F1F" w:rsidDel="00AD3A74" w:rsidRDefault="00E72F1F" w:rsidP="00AD3A74">
      <w:pPr>
        <w:ind w:firstLine="0"/>
        <w:rPr>
          <w:del w:id="147" w:author="nate nate" w:date="2022-07-31T08:38:00Z"/>
        </w:rPr>
        <w:pPrChange w:id="148" w:author="nate nate" w:date="2022-07-31T08:38:00Z">
          <w:pPr/>
        </w:pPrChange>
      </w:pPr>
    </w:p>
    <w:p w14:paraId="47010D1E" w14:textId="77777777" w:rsidR="00E72F1F" w:rsidRDefault="00E72F1F" w:rsidP="009C0CE1">
      <w:pPr>
        <w:pStyle w:val="Heading3"/>
        <w:ind w:firstLine="0"/>
      </w:pPr>
      <w:bookmarkStart w:id="149" w:name="_Toc79709053"/>
      <w:bookmarkStart w:id="150" w:name="_Toc109920847"/>
      <w:r>
        <w:t>Fundamental Approach</w:t>
      </w:r>
      <w:bookmarkEnd w:id="149"/>
      <w:bookmarkEnd w:id="150"/>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w:t>
      </w:r>
      <w:r>
        <w:lastRenderedPageBreak/>
        <w:t>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151" w:name="_Toc109920848"/>
      <w:r>
        <w:t>Central concepts and relationships</w:t>
      </w:r>
      <w:bookmarkEnd w:id="151"/>
      <w:r>
        <w:t xml:space="preserve"> </w:t>
      </w:r>
    </w:p>
    <w:p w14:paraId="67EA6BEF" w14:textId="77777777" w:rsidR="00E72F1F" w:rsidRDefault="00E72F1F" w:rsidP="009C0CE1">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026E195D"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del w:id="152" w:author="nate nate" w:date="2022-07-31T08:38:00Z">
        <w:r w:rsidDel="00AD3A74">
          <w:delText>come with</w:delText>
        </w:r>
      </w:del>
      <w:ins w:id="153" w:author="nate nate" w:date="2022-07-31T08:38:00Z">
        <w:r w:rsidR="00AD3A74">
          <w:t>have</w:t>
        </w:r>
      </w:ins>
      <w:r>
        <w:t xml:space="preserve"> a higher risk of not producing valuable outcomes.</w:t>
      </w:r>
    </w:p>
    <w:p w14:paraId="32E92740" w14:textId="77777777" w:rsidR="00E72F1F" w:rsidRDefault="00E72F1F" w:rsidP="009C0CE1">
      <w:r>
        <w:t xml:space="preserve">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w:t>
      </w:r>
      <w:r>
        <w:lastRenderedPageBreak/>
        <w:t>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154" w:name="_Toc109920849"/>
      <w:r>
        <w:t>Implementations and alternative framework</w:t>
      </w:r>
      <w:bookmarkEnd w:id="154"/>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w:t>
      </w:r>
      <w:r>
        <w:lastRenderedPageBreak/>
        <w:t xml:space="preserve">and HAR experimentation with humanoid agents. Aspects of this framework appear in other publications (Gu et al., 2021; </w:t>
      </w:r>
      <w:proofErr w:type="spellStart"/>
      <w:r>
        <w:t>Banjarey</w:t>
      </w:r>
      <w:proofErr w:type="spellEnd"/>
      <w:r>
        <w:t xml:space="preserve"> et al., 2021). However, utilizing humanoid subjects with HAR and CV is not a mainstream topic in surveyed literature.</w:t>
      </w:r>
    </w:p>
    <w:p w14:paraId="2E36978B" w14:textId="677573E6"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del w:id="155" w:author="nate nate" w:date="2022-07-31T09:06:00Z">
        <w:r w:rsidDel="00383CF5">
          <w:delText xml:space="preserve">might </w:delText>
        </w:r>
      </w:del>
      <w:ins w:id="156" w:author="nate nate" w:date="2022-07-31T09:06:00Z">
        <w:r w:rsidR="00383CF5">
          <w:t>can</w:t>
        </w:r>
        <w:r w:rsidR="00383CF5">
          <w:t xml:space="preserve"> </w:t>
        </w:r>
      </w:ins>
      <w:r>
        <w:t xml:space="preserve">predict </w:t>
      </w:r>
      <w:del w:id="157" w:author="nate nate" w:date="2022-07-31T09:06:00Z">
        <w:r w:rsidDel="00383CF5">
          <w:delText xml:space="preserve">that the </w:delText>
        </w:r>
      </w:del>
      <w:ins w:id="158" w:author="nate nate" w:date="2022-07-31T09:06:00Z">
        <w:r w:rsidR="00383CF5">
          <w:t xml:space="preserve">that the </w:t>
        </w:r>
      </w:ins>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59"/>
      <w:r>
        <w:t>might exist</w:t>
      </w:r>
      <w:commentRangeEnd w:id="159"/>
      <w:r>
        <w:rPr>
          <w:rStyle w:val="CommentReference"/>
        </w:rPr>
        <w:commentReference w:id="159"/>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60" w:name="_Toc109920850"/>
      <w:r>
        <w:lastRenderedPageBreak/>
        <w:t>Challenges and opportunities for care providers</w:t>
      </w:r>
      <w:bookmarkEnd w:id="160"/>
    </w:p>
    <w:p w14:paraId="330F685E" w14:textId="77777777" w:rsidR="00E72F1F" w:rsidRPr="00A14A25" w:rsidRDefault="00E72F1F" w:rsidP="009C0CE1">
      <w:commentRangeStart w:id="161"/>
      <w:del w:id="162" w:author="nate nate" w:date="2022-07-31T09:05:00Z">
        <w:r w:rsidDel="00383CF5">
          <w:tab/>
        </w:r>
      </w:del>
      <w:r>
        <w:t xml:space="preserve">This section is a placeholder for compiling notes from the </w:t>
      </w:r>
      <w:proofErr w:type="gramStart"/>
      <w:r>
        <w:t>Industry</w:t>
      </w:r>
      <w:proofErr w:type="gramEnd"/>
      <w:r>
        <w:t xml:space="preserve"> state section. It attempts to frame the business environment and limitations that create the need for additional research</w:t>
      </w:r>
      <w:commentRangeEnd w:id="161"/>
      <w:r w:rsidR="00383CF5">
        <w:rPr>
          <w:rStyle w:val="CommentReference"/>
          <w:rFonts w:eastAsia="Times New Roman" w:cs="Arial"/>
          <w:szCs w:val="20"/>
        </w:rPr>
        <w:commentReference w:id="161"/>
      </w:r>
      <w:r>
        <w:t>.</w:t>
      </w:r>
    </w:p>
    <w:p w14:paraId="7123B5D0" w14:textId="77777777" w:rsidR="00E72F1F" w:rsidRDefault="00E72F1F" w:rsidP="009C0CE1">
      <w:pPr>
        <w:pStyle w:val="Heading2"/>
        <w:ind w:firstLine="0"/>
      </w:pPr>
      <w:bookmarkStart w:id="163" w:name="_Toc109920851"/>
      <w:r>
        <w:t xml:space="preserve">What is the role of data </w:t>
      </w:r>
      <w:proofErr w:type="gramStart"/>
      <w:r>
        <w:t>mining</w:t>
      </w:r>
      <w:bookmarkEnd w:id="163"/>
      <w:proofErr w:type="gramEnd"/>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t>Mirjaili</w:t>
      </w:r>
      <w:proofErr w:type="spellEnd"/>
      <w:r>
        <w:t xml:space="preserve"> et al., 2018; </w:t>
      </w:r>
      <w:proofErr w:type="spellStart"/>
      <w:r>
        <w:t>Leios</w:t>
      </w:r>
      <w:proofErr w:type="spellEnd"/>
      <w:r>
        <w:t xml:space="preserve">, </w:t>
      </w:r>
      <w:r>
        <w:lastRenderedPageBreak/>
        <w:t>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64" w:name="_Toc109920852"/>
      <w:r>
        <w:t>Organizational examples of data mining</w:t>
      </w:r>
      <w:bookmarkEnd w:id="164"/>
    </w:p>
    <w:p w14:paraId="41B26A71" w14:textId="1296A36F" w:rsidR="00E72F1F" w:rsidRDefault="00E72F1F" w:rsidP="009C0CE1">
      <w:r>
        <w:t xml:space="preserve">Many financial investment firms rely on </w:t>
      </w:r>
      <w:del w:id="165" w:author="nate nate" w:date="2022-07-31T09:05:00Z">
        <w:r w:rsidDel="00383CF5">
          <w:delText xml:space="preserve">different </w:delText>
        </w:r>
      </w:del>
      <w:ins w:id="166" w:author="nate nate" w:date="2022-07-31T09:05:00Z">
        <w:r w:rsidR="00383CF5">
          <w:t xml:space="preserve">outcome-specific </w:t>
        </w:r>
      </w:ins>
      <w:r>
        <w:t xml:space="preserve">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167"/>
      <w:r>
        <w:t>2008</w:t>
      </w:r>
      <w:commentRangeEnd w:id="167"/>
      <w:r>
        <w:rPr>
          <w:rStyle w:val="CommentReference"/>
        </w:rPr>
        <w:commentReference w:id="167"/>
      </w:r>
      <w:r>
        <w:t xml:space="preserve">) propose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74AA4A70" w14:textId="77777777" w:rsidR="00E72F1F" w:rsidRDefault="00E72F1F" w:rsidP="009C0CE1">
      <w:pPr>
        <w:pStyle w:val="Heading3"/>
        <w:ind w:firstLine="0"/>
      </w:pPr>
      <w:bookmarkStart w:id="168" w:name="_Toc109920853"/>
      <w:r>
        <w:t>Explain challenges experienced using data mining</w:t>
      </w:r>
      <w:bookmarkEnd w:id="168"/>
    </w:p>
    <w:p w14:paraId="43F69F47" w14:textId="7AC978B6" w:rsidR="00E72F1F" w:rsidRDefault="00E72F1F" w:rsidP="009C0CE1">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del w:id="169" w:author="nate nate" w:date="2022-07-31T09:05:00Z">
        <w:r w:rsidDel="00383CF5">
          <w:delText>s this point</w:delText>
        </w:r>
      </w:del>
      <w:ins w:id="170" w:author="nate nate" w:date="2022-07-31T09:05:00Z">
        <w:r w:rsidR="00383CF5">
          <w:t>es</w:t>
        </w:r>
      </w:ins>
      <w:r>
        <w:t xml:space="preserve"> that high-quality models are practical and explainable. </w:t>
      </w:r>
      <w:del w:id="171" w:author="nate nate" w:date="2022-07-31T09:04:00Z">
        <w:r w:rsidDel="00383CF5">
          <w:delText xml:space="preserve">Both </w:delText>
        </w:r>
      </w:del>
      <w:r>
        <w:t>Fonseka &amp; Liyanage</w:t>
      </w:r>
      <w:del w:id="172" w:author="nate nate" w:date="2022-07-31T09:04:00Z">
        <w:r w:rsidDel="00383CF5">
          <w:delText>’s</w:delText>
        </w:r>
      </w:del>
      <w:r>
        <w:t xml:space="preserve"> and George &amp; </w:t>
      </w:r>
      <w:proofErr w:type="spellStart"/>
      <w:r>
        <w:t>Changat</w:t>
      </w:r>
      <w:proofErr w:type="spellEnd"/>
      <w:del w:id="173" w:author="nate nate" w:date="2022-07-31T09:04:00Z">
        <w:r w:rsidDel="00383CF5">
          <w:delText>’s</w:delText>
        </w:r>
      </w:del>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w:t>
      </w:r>
      <w:r>
        <w:lastRenderedPageBreak/>
        <w:t xml:space="preserve">approaches </w:t>
      </w:r>
      <w:del w:id="174" w:author="nate nate" w:date="2022-07-31T08:39:00Z">
        <w:r w:rsidDel="00AD3A74">
          <w:delText xml:space="preserve">even </w:delText>
        </w:r>
      </w:del>
      <w:r>
        <w:t xml:space="preserve">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75" w:name="_Toc109920854"/>
      <w:r>
        <w:t xml:space="preserve">Enabling Machine </w:t>
      </w:r>
      <w:commentRangeStart w:id="176"/>
      <w:r>
        <w:t>Learning</w:t>
      </w:r>
      <w:commentRangeEnd w:id="176"/>
      <w:r>
        <w:rPr>
          <w:rStyle w:val="CommentReference"/>
          <w:b w:val="0"/>
          <w:i w:val="0"/>
        </w:rPr>
        <w:commentReference w:id="176"/>
      </w:r>
      <w:bookmarkEnd w:id="175"/>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ins w:id="177" w:author="nate nate" w:date="2022-07-31T08:30:00Z">
        <w:r w:rsidR="00AD3A74">
          <w:t>,</w:t>
        </w:r>
      </w:ins>
      <w:r>
        <w:t xml:space="preserve"> or machine learning algorithms will lead to inaccurate solutions.</w:t>
      </w:r>
    </w:p>
    <w:p w14:paraId="6A38229F" w14:textId="77777777" w:rsidR="00E72F1F" w:rsidRDefault="00E72F1F" w:rsidP="009C0CE1">
      <w:pPr>
        <w:pStyle w:val="Heading2"/>
        <w:ind w:firstLine="0"/>
      </w:pPr>
      <w:bookmarkStart w:id="178" w:name="_Toc109920855"/>
      <w:r>
        <w:t>What exactly is artificial intelligence</w:t>
      </w:r>
      <w:bookmarkEnd w:id="178"/>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79" w:name="_Toc109920856"/>
      <w:r>
        <w:lastRenderedPageBreak/>
        <w:t>Description of Technology</w:t>
      </w:r>
      <w:bookmarkEnd w:id="179"/>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80" w:name="_Toc109920857"/>
      <w:r>
        <w:t>Purpose and Function</w:t>
      </w:r>
      <w:bookmarkEnd w:id="180"/>
    </w:p>
    <w:p w14:paraId="7192E30C" w14:textId="49BD90C6" w:rsidR="00E72F1F" w:rsidRDefault="00E72F1F" w:rsidP="00D21458">
      <w:pPr>
        <w:ind w:firstLine="360"/>
        <w:pPrChange w:id="181" w:author="nate nate" w:date="2022-07-31T08:29:00Z">
          <w:pPr/>
        </w:pPrChange>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w:t>
      </w:r>
      <w:r>
        <w:lastRenderedPageBreak/>
        <w:t>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82" w:name="_Toc109920858"/>
      <w:r>
        <w:t>Evolution of the problem</w:t>
      </w:r>
      <w:bookmarkEnd w:id="182"/>
    </w:p>
    <w:p w14:paraId="3BBF8E96" w14:textId="3C0E5FA5"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del w:id="183" w:author="nate nate" w:date="2022-07-31T09:04:00Z">
        <w:r w:rsidDel="00383CF5">
          <w:delText>needs to</w:delText>
        </w:r>
      </w:del>
      <w:ins w:id="184" w:author="nate nate" w:date="2022-07-31T09:04:00Z">
        <w:r w:rsidR="00383CF5">
          <w:t>must</w:t>
        </w:r>
      </w:ins>
      <w:r>
        <w:t xml:space="preserve"> classify handwritten digits</w:t>
      </w:r>
      <w:del w:id="185" w:author="nate nate" w:date="2022-07-31T09:04:00Z">
        <w:r w:rsidDel="00383CF5">
          <w:delText>, which requires</w:delText>
        </w:r>
      </w:del>
      <w:ins w:id="186" w:author="nate nate" w:date="2022-07-31T09:04:00Z">
        <w:r w:rsidR="00383CF5">
          <w:t xml:space="preserve"> by</w:t>
        </w:r>
      </w:ins>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87" w:name="_Toc109920859"/>
      <w:r>
        <w:t>Nature’s solution</w:t>
      </w:r>
      <w:bookmarkEnd w:id="187"/>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w:t>
      </w:r>
      <w:r>
        <w:lastRenderedPageBreak/>
        <w:t xml:space="preserve">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88" w:name="_Toc109920860"/>
      <w:r>
        <w:t xml:space="preserve">How does computer vision </w:t>
      </w:r>
      <w:proofErr w:type="gramStart"/>
      <w:r>
        <w:t>work</w:t>
      </w:r>
      <w:bookmarkEnd w:id="188"/>
      <w:proofErr w:type="gramEnd"/>
    </w:p>
    <w:p w14:paraId="0E13C786" w14:textId="175636CC" w:rsidR="00E72F1F" w:rsidRDefault="00E72F1F" w:rsidP="009C0CE1">
      <w:r>
        <w:t>Modern CV-based methods emulate primate biology across three distinct subsystems</w:t>
      </w:r>
      <w:del w:id="189" w:author="nate nate" w:date="2022-07-31T08:29:00Z">
        <w:r w:rsidDel="00D21458">
          <w:delText xml:space="preserve"> called n</w:delText>
        </w:r>
      </w:del>
      <w:ins w:id="190" w:author="nate nate" w:date="2022-07-31T08:29:00Z">
        <w:r w:rsidR="00D21458">
          <w:t>: n</w:t>
        </w:r>
      </w:ins>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91" w:name="_Toc109920861"/>
      <w:r>
        <w:t>Neural dynamics</w:t>
      </w:r>
      <w:bookmarkEnd w:id="191"/>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192" w:name="_Toc109920862"/>
      <w:r>
        <w:t>Embodiment</w:t>
      </w:r>
      <w:bookmarkEnd w:id="192"/>
    </w:p>
    <w:p w14:paraId="7B7EC8BE" w14:textId="7EA427CA" w:rsidR="00E72F1F" w:rsidRDefault="00E72F1F" w:rsidP="009C0CE1">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w:t>
      </w:r>
      <w:r>
        <w:lastRenderedPageBreak/>
        <w:t>names. Today, AI/ML practitioners call this construct the “hidden layers” within neural network architectures.</w:t>
      </w:r>
    </w:p>
    <w:p w14:paraId="49E81A8F" w14:textId="77777777" w:rsidR="00E72F1F" w:rsidRDefault="00E72F1F" w:rsidP="009C0CE1">
      <w:pPr>
        <w:pStyle w:val="Heading3"/>
        <w:ind w:firstLine="0"/>
      </w:pPr>
      <w:bookmarkStart w:id="193" w:name="_Toc109920863"/>
      <w:r>
        <w:t>Awareness</w:t>
      </w:r>
      <w:bookmarkEnd w:id="193"/>
    </w:p>
    <w:p w14:paraId="684FAB66" w14:textId="72058DF6"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del w:id="194" w:author="nate nate" w:date="2022-07-31T08:28:00Z">
        <w:r w:rsidDel="000A6904">
          <w:delText>that have</w:delText>
        </w:r>
      </w:del>
      <w:ins w:id="195" w:author="nate nate" w:date="2022-07-31T08:28:00Z">
        <w:r w:rsidR="000A6904">
          <w:t>with</w:t>
        </w:r>
      </w:ins>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96" w:name="_Toc109920864"/>
      <w:r>
        <w:t xml:space="preserve">What’s the role of Markov </w:t>
      </w:r>
      <w:proofErr w:type="gramStart"/>
      <w:r>
        <w:t>chains</w:t>
      </w:r>
      <w:bookmarkEnd w:id="196"/>
      <w:proofErr w:type="gramEnd"/>
    </w:p>
    <w:p w14:paraId="40351EFA" w14:textId="3087D84E" w:rsidR="00E72F1F" w:rsidRDefault="00E72F1F" w:rsidP="009C0CE1">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w:t>
      </w:r>
      <w:r>
        <w:lastRenderedPageBreak/>
        <w:t>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9313F36" w14:textId="2656694D" w:rsidR="008A7C72" w:rsidDel="00383CF5" w:rsidRDefault="008A7C72">
      <w:pPr>
        <w:spacing w:line="259" w:lineRule="auto"/>
        <w:ind w:firstLine="0"/>
        <w:rPr>
          <w:del w:id="197" w:author="nate nate" w:date="2022-07-31T09:21:00Z"/>
          <w:iCs/>
          <w:szCs w:val="18"/>
        </w:rPr>
      </w:pPr>
      <w:del w:id="198" w:author="nate nate" w:date="2022-07-31T09:21:00Z">
        <w:r w:rsidDel="00383CF5">
          <w:br w:type="page"/>
        </w:r>
      </w:del>
    </w:p>
    <w:p w14:paraId="6C8CAD03" w14:textId="73D8927D" w:rsidR="008A7C72" w:rsidRPr="008A7C72" w:rsidRDefault="008A7C72" w:rsidP="00383CF5">
      <w:pPr>
        <w:spacing w:line="259" w:lineRule="auto"/>
        <w:ind w:firstLine="0"/>
        <w:rPr>
          <w:i/>
          <w:iCs/>
        </w:rPr>
        <w:pPrChange w:id="199" w:author="nate nate" w:date="2022-07-31T09:21:00Z">
          <w:pPr>
            <w:pStyle w:val="Caption"/>
            <w:ind w:firstLine="0"/>
          </w:pPr>
        </w:pPrChange>
      </w:pPr>
      <w:bookmarkStart w:id="200" w:name="_Toc107430833"/>
      <w:r w:rsidRPr="00AD3A74">
        <w:rPr>
          <w:b/>
          <w:bCs/>
          <w:rPrChange w:id="201" w:author="nate nate" w:date="2022-07-31T08:39:00Z">
            <w:rPr/>
          </w:rPrChange>
        </w:rPr>
        <w:t xml:space="preserve">Figure </w:t>
      </w:r>
      <w:r w:rsidR="00000000" w:rsidRPr="00AD3A74">
        <w:rPr>
          <w:b/>
          <w:bCs/>
          <w:rPrChange w:id="202" w:author="nate nate" w:date="2022-07-31T08:39:00Z">
            <w:rPr/>
          </w:rPrChange>
        </w:rPr>
        <w:fldChar w:fldCharType="begin"/>
      </w:r>
      <w:r w:rsidR="00000000" w:rsidRPr="00AD3A74">
        <w:rPr>
          <w:b/>
          <w:bCs/>
          <w:rPrChange w:id="203" w:author="nate nate" w:date="2022-07-31T08:39:00Z">
            <w:rPr/>
          </w:rPrChange>
        </w:rPr>
        <w:instrText xml:space="preserve"> SEQ Figure \* ARABIC </w:instrText>
      </w:r>
      <w:r w:rsidR="00000000" w:rsidRPr="00AD3A74">
        <w:rPr>
          <w:b/>
          <w:bCs/>
          <w:rPrChange w:id="204" w:author="nate nate" w:date="2022-07-31T08:39:00Z">
            <w:rPr/>
          </w:rPrChange>
        </w:rPr>
        <w:fldChar w:fldCharType="separate"/>
      </w:r>
      <w:r w:rsidR="00B377C8" w:rsidRPr="00AD3A74">
        <w:rPr>
          <w:b/>
          <w:bCs/>
          <w:noProof/>
          <w:rPrChange w:id="205" w:author="nate nate" w:date="2022-07-31T08:39:00Z">
            <w:rPr>
              <w:noProof/>
            </w:rPr>
          </w:rPrChange>
        </w:rPr>
        <w:t>1</w:t>
      </w:r>
      <w:r w:rsidR="00000000" w:rsidRPr="00AD3A74">
        <w:rPr>
          <w:b/>
          <w:bCs/>
          <w:noProof/>
          <w:rPrChange w:id="206" w:author="nate nate" w:date="2022-07-31T08:39:00Z">
            <w:rPr>
              <w:noProof/>
            </w:rPr>
          </w:rPrChange>
        </w:rPr>
        <w:fldChar w:fldCharType="end"/>
      </w:r>
      <w:del w:id="207" w:author="nate nate" w:date="2022-07-31T08:39:00Z">
        <w:r w:rsidDel="00AD3A74">
          <w:delText xml:space="preserve"> </w:delText>
        </w:r>
      </w:del>
      <w:r>
        <w:br/>
      </w:r>
      <w:r w:rsidR="00BA664C">
        <w:rPr>
          <w:i/>
        </w:rPr>
        <w:t xml:space="preserve">Should you </w:t>
      </w:r>
      <w:del w:id="208" w:author="nate nate" w:date="2022-07-31T08:28:00Z">
        <w:r w:rsidR="00BA664C" w:rsidDel="009D3ACE">
          <w:rPr>
            <w:i/>
          </w:rPr>
          <w:delText>p</w:delText>
        </w:r>
        <w:r w:rsidRPr="008A7C72" w:rsidDel="009D3ACE">
          <w:rPr>
            <w:i/>
          </w:rPr>
          <w:delText xml:space="preserve">urchasing </w:delText>
        </w:r>
      </w:del>
      <w:ins w:id="209" w:author="nate nate" w:date="2022-07-31T08:28:00Z">
        <w:r w:rsidR="009D3ACE">
          <w:rPr>
            <w:i/>
          </w:rPr>
          <w:t>p</w:t>
        </w:r>
        <w:r w:rsidR="009D3ACE" w:rsidRPr="008A7C72">
          <w:rPr>
            <w:i/>
          </w:rPr>
          <w:t>urchas</w:t>
        </w:r>
        <w:r w:rsidR="009D3ACE">
          <w:rPr>
            <w:i/>
            <w:iCs/>
          </w:rPr>
          <w:t>e</w:t>
        </w:r>
        <w:r w:rsidR="009D3ACE" w:rsidRPr="008A7C72">
          <w:rPr>
            <w:i/>
          </w:rPr>
          <w:t xml:space="preserve"> </w:t>
        </w:r>
      </w:ins>
      <w:r w:rsidR="00BA664C">
        <w:rPr>
          <w:i/>
        </w:rPr>
        <w:t>more stocks model</w:t>
      </w:r>
      <w:bookmarkEnd w:id="20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210" w:name="_Toc109920865"/>
      <w:r>
        <w:t>Markov Experiment</w:t>
      </w:r>
      <w:bookmarkEnd w:id="21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w:t>
      </w:r>
      <w:r>
        <w:lastRenderedPageBreak/>
        <w:t xml:space="preserve">downloading each script and normalizing the text into a corpus of lowercase words. Next, an iterator constructs a </w:t>
      </w:r>
      <w:proofErr w:type="spellStart"/>
      <w:r>
        <w:t>word_dictionary</w:t>
      </w:r>
      <w:proofErr w:type="spellEnd"/>
      <w:r>
        <w:t xml:space="preserve"> that maps n-gram tuples to a word bag to </w:t>
      </w:r>
      <w:ins w:id="211" w:author="nate nate" w:date="2022-07-31T09:03:00Z">
        <w:r w:rsidR="00383CF5">
          <w:t xml:space="preserve">the </w:t>
        </w:r>
      </w:ins>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5B636301" w:rsidR="006D08A6" w:rsidDel="00383CF5" w:rsidRDefault="006D08A6">
      <w:pPr>
        <w:spacing w:line="259" w:lineRule="auto"/>
        <w:ind w:firstLine="0"/>
        <w:rPr>
          <w:del w:id="212" w:author="nate nate" w:date="2022-07-31T09:21:00Z"/>
          <w:iCs/>
          <w:szCs w:val="18"/>
        </w:rPr>
      </w:pPr>
      <w:del w:id="213" w:author="nate nate" w:date="2022-07-31T09:21:00Z">
        <w:r w:rsidDel="00383CF5">
          <w:br w:type="page"/>
        </w:r>
      </w:del>
    </w:p>
    <w:p w14:paraId="73B6C492" w14:textId="14E4C2FE" w:rsidR="006D08A6" w:rsidRPr="006D08A6" w:rsidRDefault="006D08A6" w:rsidP="00383CF5">
      <w:pPr>
        <w:spacing w:line="259" w:lineRule="auto"/>
        <w:ind w:firstLine="0"/>
        <w:rPr>
          <w:i/>
          <w:iCs/>
        </w:rPr>
        <w:pPrChange w:id="214" w:author="nate nate" w:date="2022-07-31T09:21:00Z">
          <w:pPr>
            <w:pStyle w:val="Caption"/>
            <w:ind w:firstLine="0"/>
          </w:pPr>
        </w:pPrChange>
      </w:pPr>
      <w:bookmarkStart w:id="215" w:name="_Toc107430834"/>
      <w:r w:rsidRPr="00AD3A74">
        <w:rPr>
          <w:b/>
          <w:bCs/>
          <w:rPrChange w:id="216" w:author="nate nate" w:date="2022-07-31T08:39:00Z">
            <w:rPr/>
          </w:rPrChange>
        </w:rPr>
        <w:t xml:space="preserve">Figure </w:t>
      </w:r>
      <w:r w:rsidR="00000000" w:rsidRPr="00AD3A74">
        <w:rPr>
          <w:b/>
          <w:bCs/>
          <w:rPrChange w:id="217" w:author="nate nate" w:date="2022-07-31T08:39:00Z">
            <w:rPr/>
          </w:rPrChange>
        </w:rPr>
        <w:fldChar w:fldCharType="begin"/>
      </w:r>
      <w:r w:rsidR="00000000" w:rsidRPr="00AD3A74">
        <w:rPr>
          <w:b/>
          <w:bCs/>
          <w:rPrChange w:id="218" w:author="nate nate" w:date="2022-07-31T08:39:00Z">
            <w:rPr/>
          </w:rPrChange>
        </w:rPr>
        <w:instrText xml:space="preserve"> SEQ Figure \* ARABIC </w:instrText>
      </w:r>
      <w:r w:rsidR="00000000" w:rsidRPr="00AD3A74">
        <w:rPr>
          <w:b/>
          <w:bCs/>
          <w:rPrChange w:id="219" w:author="nate nate" w:date="2022-07-31T08:39:00Z">
            <w:rPr/>
          </w:rPrChange>
        </w:rPr>
        <w:fldChar w:fldCharType="separate"/>
      </w:r>
      <w:r w:rsidR="00B377C8" w:rsidRPr="00AD3A74">
        <w:rPr>
          <w:b/>
          <w:bCs/>
          <w:noProof/>
          <w:rPrChange w:id="220" w:author="nate nate" w:date="2022-07-31T08:39:00Z">
            <w:rPr>
              <w:noProof/>
            </w:rPr>
          </w:rPrChange>
        </w:rPr>
        <w:t>2</w:t>
      </w:r>
      <w:r w:rsidR="00000000" w:rsidRPr="00AD3A74">
        <w:rPr>
          <w:b/>
          <w:bCs/>
          <w:noProof/>
          <w:rPrChange w:id="221" w:author="nate nate" w:date="2022-07-31T08:39:00Z">
            <w:rPr>
              <w:noProof/>
            </w:rPr>
          </w:rPrChange>
        </w:rPr>
        <w:fldChar w:fldCharType="end"/>
      </w:r>
      <w:del w:id="222" w:author="nate nate" w:date="2022-07-31T08:39:00Z">
        <w:r w:rsidDel="00AD3A74">
          <w:delText xml:space="preserve"> </w:delText>
        </w:r>
      </w:del>
      <w:r>
        <w:br/>
      </w:r>
      <w:r w:rsidRPr="006D08A6">
        <w:rPr>
          <w:i/>
        </w:rPr>
        <w:t>n-gram Examples</w:t>
      </w:r>
      <w:bookmarkEnd w:id="215"/>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223" w:name="_Toc109920866"/>
      <w:r>
        <w:lastRenderedPageBreak/>
        <w:t>Neural Networks</w:t>
      </w:r>
      <w:bookmarkEnd w:id="223"/>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880EDDA"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224"/>
      <w:r>
        <w:t>network</w:t>
      </w:r>
      <w:commentRangeEnd w:id="224"/>
      <w:r>
        <w:rPr>
          <w:rStyle w:val="CommentReference"/>
        </w:rPr>
        <w:commentReference w:id="224"/>
      </w:r>
      <w:r>
        <w:t xml:space="preserve"> segment microstructures </w:t>
      </w:r>
      <w:del w:id="225" w:author="nate nate" w:date="2022-07-31T09:03:00Z">
        <w:r w:rsidDel="00383CF5">
          <w:delText xml:space="preserve">extrapolate and </w:delText>
        </w:r>
      </w:del>
      <w:r>
        <w:t xml:space="preserve">remain present in more complex architectures. The solutions by both </w:t>
      </w:r>
      <w:proofErr w:type="spellStart"/>
      <w:r>
        <w:t>BellKor</w:t>
      </w:r>
      <w:proofErr w:type="spellEnd"/>
      <w:r>
        <w:t xml:space="preserve"> (2007) and Li et al. (2019) suggest that this assumption is generally accurate.</w:t>
      </w:r>
    </w:p>
    <w:p w14:paraId="67AF8AA8" w14:textId="73F61FD7" w:rsidR="00E72F1F" w:rsidRDefault="006D08A6" w:rsidP="00AD3A74">
      <w:pPr>
        <w:pStyle w:val="Caption"/>
        <w:ind w:firstLine="0"/>
        <w:pPrChange w:id="226" w:author="nate nate" w:date="2022-07-31T08:40:00Z">
          <w:pPr>
            <w:pStyle w:val="Caption"/>
          </w:pPr>
        </w:pPrChange>
      </w:pPr>
      <w:bookmarkStart w:id="227" w:name="_Toc107430835"/>
      <w:r w:rsidRPr="00AD3A74">
        <w:rPr>
          <w:b/>
          <w:bCs/>
          <w:rPrChange w:id="228" w:author="nate nate" w:date="2022-07-31T08:40:00Z">
            <w:rPr/>
          </w:rPrChange>
        </w:rPr>
        <w:lastRenderedPageBreak/>
        <w:t xml:space="preserve">Figure </w:t>
      </w:r>
      <w:r w:rsidR="00000000" w:rsidRPr="00AD3A74">
        <w:rPr>
          <w:b/>
          <w:bCs/>
          <w:rPrChange w:id="229" w:author="nate nate" w:date="2022-07-31T08:40:00Z">
            <w:rPr/>
          </w:rPrChange>
        </w:rPr>
        <w:fldChar w:fldCharType="begin"/>
      </w:r>
      <w:r w:rsidR="00000000" w:rsidRPr="00AD3A74">
        <w:rPr>
          <w:b/>
          <w:bCs/>
          <w:rPrChange w:id="230" w:author="nate nate" w:date="2022-07-31T08:40:00Z">
            <w:rPr/>
          </w:rPrChange>
        </w:rPr>
        <w:instrText xml:space="preserve"> SEQ Figure \* ARABIC </w:instrText>
      </w:r>
      <w:r w:rsidR="00000000" w:rsidRPr="00AD3A74">
        <w:rPr>
          <w:b/>
          <w:bCs/>
          <w:rPrChange w:id="231" w:author="nate nate" w:date="2022-07-31T08:40:00Z">
            <w:rPr/>
          </w:rPrChange>
        </w:rPr>
        <w:fldChar w:fldCharType="separate"/>
      </w:r>
      <w:r w:rsidR="00B377C8" w:rsidRPr="00AD3A74">
        <w:rPr>
          <w:b/>
          <w:bCs/>
          <w:noProof/>
          <w:rPrChange w:id="232" w:author="nate nate" w:date="2022-07-31T08:40:00Z">
            <w:rPr>
              <w:noProof/>
            </w:rPr>
          </w:rPrChange>
        </w:rPr>
        <w:t>3</w:t>
      </w:r>
      <w:r w:rsidR="00000000" w:rsidRPr="00AD3A74">
        <w:rPr>
          <w:b/>
          <w:bCs/>
          <w:noProof/>
          <w:rPrChange w:id="233" w:author="nate nate" w:date="2022-07-31T08:40:00Z">
            <w:rPr>
              <w:noProof/>
            </w:rPr>
          </w:rPrChange>
        </w:rPr>
        <w:fldChar w:fldCharType="end"/>
      </w:r>
      <w:ins w:id="234" w:author="nate nate" w:date="2022-07-31T08:39:00Z">
        <w:r w:rsidR="00AD3A74">
          <w:br/>
        </w:r>
      </w:ins>
      <w:del w:id="235" w:author="nate nate" w:date="2022-07-31T08:39:00Z">
        <w:r w:rsidRPr="00AD3A74" w:rsidDel="00AD3A74">
          <w:rPr>
            <w:i/>
            <w:iCs w:val="0"/>
            <w:rPrChange w:id="236" w:author="nate nate" w:date="2022-07-31T08:40:00Z">
              <w:rPr/>
            </w:rPrChange>
          </w:rPr>
          <w:delText xml:space="preserve"> </w:delText>
        </w:r>
      </w:del>
      <w:r w:rsidRPr="00AD3A74">
        <w:rPr>
          <w:i/>
          <w:iCs w:val="0"/>
          <w:rPrChange w:id="237" w:author="nate nate" w:date="2022-07-31T08:40:00Z">
            <w:rPr/>
          </w:rPrChange>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227"/>
    </w:p>
    <w:p w14:paraId="546734DC" w14:textId="77777777" w:rsidR="00E72F1F" w:rsidRDefault="00E72F1F" w:rsidP="009C0CE1">
      <w:pPr>
        <w:pStyle w:val="Heading3"/>
        <w:ind w:firstLine="0"/>
      </w:pPr>
      <w:bookmarkStart w:id="238" w:name="_Toc109920867"/>
      <w:r>
        <w:t>Neural Network Experiment</w:t>
      </w:r>
      <w:bookmarkEnd w:id="238"/>
    </w:p>
    <w:p w14:paraId="1663AFFF" w14:textId="4A324222"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del w:id="239" w:author="nate nate" w:date="2022-07-31T09:03:00Z">
        <w:r w:rsidDel="00383CF5">
          <w:delText xml:space="preserve">really </w:delText>
        </w:r>
      </w:del>
      <w:ins w:id="240" w:author="nate nate" w:date="2022-07-31T09:03:00Z">
        <w:r w:rsidR="00383CF5">
          <w:t>shal</w:t>
        </w:r>
      </w:ins>
      <w:r>
        <w:t xml:space="preserve">low values of 5 to 16 negatively impact accuracy. In this example, changing the activation functions </w:t>
      </w:r>
      <w:r>
        <w:lastRenderedPageBreak/>
        <w:t xml:space="preserve">(e.g., </w:t>
      </w:r>
      <w:proofErr w:type="spellStart"/>
      <w:r>
        <w:t>softmax</w:t>
      </w:r>
      <w:proofErr w:type="spellEnd"/>
      <w:r>
        <w:t xml:space="preserve"> to tan-h) creates more performance fluctuation than any other knob, with model accuracy ranging from 20 to 85%. </w:t>
      </w:r>
    </w:p>
    <w:p w14:paraId="479E6066" w14:textId="427E6B15" w:rsidR="00E72F1F" w:rsidRDefault="006D08A6" w:rsidP="006D08A6">
      <w:pPr>
        <w:pStyle w:val="Caption"/>
        <w:ind w:firstLine="0"/>
      </w:pPr>
      <w:bookmarkStart w:id="241" w:name="_Toc107430836"/>
      <w:r w:rsidRPr="00AD3A74">
        <w:rPr>
          <w:b/>
          <w:bCs/>
          <w:rPrChange w:id="242" w:author="nate nate" w:date="2022-07-31T08:40:00Z">
            <w:rPr/>
          </w:rPrChange>
        </w:rPr>
        <w:t xml:space="preserve">Figure </w:t>
      </w:r>
      <w:r w:rsidR="00000000" w:rsidRPr="00AD3A74">
        <w:rPr>
          <w:b/>
          <w:bCs/>
          <w:rPrChange w:id="243" w:author="nate nate" w:date="2022-07-31T08:40:00Z">
            <w:rPr/>
          </w:rPrChange>
        </w:rPr>
        <w:fldChar w:fldCharType="begin"/>
      </w:r>
      <w:r w:rsidR="00000000" w:rsidRPr="00AD3A74">
        <w:rPr>
          <w:b/>
          <w:bCs/>
          <w:rPrChange w:id="244" w:author="nate nate" w:date="2022-07-31T08:40:00Z">
            <w:rPr/>
          </w:rPrChange>
        </w:rPr>
        <w:instrText xml:space="preserve"> SEQ Figure \* ARABIC </w:instrText>
      </w:r>
      <w:r w:rsidR="00000000" w:rsidRPr="00AD3A74">
        <w:rPr>
          <w:b/>
          <w:bCs/>
          <w:rPrChange w:id="245" w:author="nate nate" w:date="2022-07-31T08:40:00Z">
            <w:rPr/>
          </w:rPrChange>
        </w:rPr>
        <w:fldChar w:fldCharType="separate"/>
      </w:r>
      <w:r w:rsidR="00B377C8" w:rsidRPr="00AD3A74">
        <w:rPr>
          <w:b/>
          <w:bCs/>
          <w:noProof/>
          <w:rPrChange w:id="246" w:author="nate nate" w:date="2022-07-31T08:40:00Z">
            <w:rPr>
              <w:noProof/>
            </w:rPr>
          </w:rPrChange>
        </w:rPr>
        <w:t>4</w:t>
      </w:r>
      <w:r w:rsidR="00000000" w:rsidRPr="00AD3A74">
        <w:rPr>
          <w:b/>
          <w:bCs/>
          <w:noProof/>
          <w:rPrChange w:id="247" w:author="nate nate" w:date="2022-07-31T08:40:00Z">
            <w:rPr>
              <w:noProof/>
            </w:rPr>
          </w:rPrChange>
        </w:rPr>
        <w:fldChar w:fldCharType="end"/>
      </w:r>
      <w:del w:id="248" w:author="nate nate" w:date="2022-07-31T08:40:00Z">
        <w:r w:rsidDel="00AD3A74">
          <w:delText xml:space="preserve"> </w:delText>
        </w:r>
      </w:del>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241"/>
    </w:p>
    <w:p w14:paraId="21E500CC" w14:textId="77777777" w:rsidR="00E72F1F" w:rsidRDefault="00E72F1F" w:rsidP="009C0CE1">
      <w:pPr>
        <w:pStyle w:val="Heading3"/>
        <w:ind w:firstLine="0"/>
      </w:pPr>
      <w:bookmarkStart w:id="249" w:name="_Toc109920868"/>
      <w:r>
        <w:t>Observations</w:t>
      </w:r>
      <w:bookmarkEnd w:id="249"/>
    </w:p>
    <w:p w14:paraId="695C607B" w14:textId="53E0720B"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ins w:id="250" w:author="nate nate" w:date="2022-07-31T08:40:00Z">
        <w:r w:rsidR="00AD3A74">
          <w:t>for</w:t>
        </w:r>
      </w:ins>
      <w:del w:id="251" w:author="nate nate" w:date="2022-07-31T08:40:00Z">
        <w:r w:rsidDel="00AD3A74">
          <w:delText>of</w:delText>
        </w:r>
      </w:del>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252" w:name="_Toc109920869"/>
      <w:r>
        <w:t xml:space="preserve">How are neural networks </w:t>
      </w:r>
      <w:proofErr w:type="gramStart"/>
      <w:r>
        <w:t>evolving</w:t>
      </w:r>
      <w:bookmarkEnd w:id="252"/>
      <w:proofErr w:type="gramEnd"/>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proofErr w:type="gramStart"/>
      <w:r>
        <w:t>trial and error</w:t>
      </w:r>
      <w:proofErr w:type="gramEnd"/>
      <w:r>
        <w:t xml:space="preserve">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253" w:name="_Toc109920870"/>
      <w:r>
        <w:t>Artificial neural networks era</w:t>
      </w:r>
      <w:bookmarkEnd w:id="253"/>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pPr>
        <w:rPr>
          <w:ins w:id="254" w:author="nate nate" w:date="2022-07-31T09:21:00Z"/>
        </w:rPr>
      </w:pPr>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4716C1EF" w14:textId="77777777" w:rsidR="00383CF5" w:rsidRDefault="00383CF5">
      <w:pPr>
        <w:spacing w:line="259" w:lineRule="auto"/>
        <w:ind w:firstLine="0"/>
        <w:rPr>
          <w:ins w:id="255" w:author="nate nate" w:date="2022-07-31T09:21:00Z"/>
        </w:rPr>
      </w:pPr>
      <w:ins w:id="256" w:author="nate nate" w:date="2022-07-31T09:21:00Z">
        <w:r>
          <w:br w:type="page"/>
        </w:r>
      </w:ins>
    </w:p>
    <w:p w14:paraId="5DF29260" w14:textId="7B88D8AA" w:rsidR="00E72F1F" w:rsidDel="00383CF5" w:rsidRDefault="00E72F1F" w:rsidP="00383CF5">
      <w:pPr>
        <w:ind w:firstLine="0"/>
        <w:rPr>
          <w:del w:id="257" w:author="nate nate" w:date="2022-07-31T09:21:00Z"/>
        </w:rPr>
        <w:pPrChange w:id="258" w:author="nate nate" w:date="2022-07-31T09:21:00Z">
          <w:pPr/>
        </w:pPrChange>
      </w:pPr>
    </w:p>
    <w:p w14:paraId="2A01EA07" w14:textId="4A806882" w:rsidR="00551E59" w:rsidRPr="00551E59" w:rsidRDefault="00551E59" w:rsidP="00551E59">
      <w:pPr>
        <w:pStyle w:val="Caption"/>
        <w:ind w:firstLine="0"/>
        <w:rPr>
          <w:i/>
          <w:iCs w:val="0"/>
        </w:rPr>
      </w:pPr>
      <w:bookmarkStart w:id="259" w:name="_Toc107430913"/>
      <w:r w:rsidRPr="00AD3A74">
        <w:rPr>
          <w:b/>
          <w:bCs/>
          <w:rPrChange w:id="260" w:author="nate nate" w:date="2022-07-31T08:40:00Z">
            <w:rPr/>
          </w:rPrChange>
        </w:rPr>
        <w:t xml:space="preserve">Table </w:t>
      </w:r>
      <w:r w:rsidR="00000000" w:rsidRPr="00AD3A74">
        <w:rPr>
          <w:b/>
          <w:bCs/>
          <w:rPrChange w:id="261" w:author="nate nate" w:date="2022-07-31T08:40:00Z">
            <w:rPr/>
          </w:rPrChange>
        </w:rPr>
        <w:fldChar w:fldCharType="begin"/>
      </w:r>
      <w:r w:rsidR="00000000" w:rsidRPr="00AD3A74">
        <w:rPr>
          <w:b/>
          <w:bCs/>
          <w:rPrChange w:id="262" w:author="nate nate" w:date="2022-07-31T08:40:00Z">
            <w:rPr/>
          </w:rPrChange>
        </w:rPr>
        <w:instrText xml:space="preserve"> SEQ Table \* ARABIC </w:instrText>
      </w:r>
      <w:r w:rsidR="00000000" w:rsidRPr="00AD3A74">
        <w:rPr>
          <w:b/>
          <w:bCs/>
          <w:rPrChange w:id="263" w:author="nate nate" w:date="2022-07-31T08:40:00Z">
            <w:rPr/>
          </w:rPrChange>
        </w:rPr>
        <w:fldChar w:fldCharType="separate"/>
      </w:r>
      <w:ins w:id="264" w:author="nate nate" w:date="2022-07-31T08:51:00Z">
        <w:r w:rsidR="00A549E3">
          <w:rPr>
            <w:b/>
            <w:bCs/>
            <w:noProof/>
          </w:rPr>
          <w:t>4</w:t>
        </w:r>
      </w:ins>
      <w:del w:id="265" w:author="nate nate" w:date="2022-07-31T08:51:00Z">
        <w:r w:rsidR="00421FD7" w:rsidRPr="00AD3A74" w:rsidDel="00A549E3">
          <w:rPr>
            <w:b/>
            <w:bCs/>
            <w:noProof/>
            <w:rPrChange w:id="266" w:author="nate nate" w:date="2022-07-31T08:40:00Z">
              <w:rPr>
                <w:noProof/>
              </w:rPr>
            </w:rPrChange>
          </w:rPr>
          <w:delText>4</w:delText>
        </w:r>
      </w:del>
      <w:r w:rsidR="00000000" w:rsidRPr="00AD3A74">
        <w:rPr>
          <w:b/>
          <w:bCs/>
          <w:noProof/>
          <w:rPrChange w:id="267" w:author="nate nate" w:date="2022-07-31T08:40:00Z">
            <w:rPr>
              <w:noProof/>
            </w:rPr>
          </w:rPrChange>
        </w:rPr>
        <w:fldChar w:fldCharType="end"/>
      </w:r>
      <w:del w:id="268" w:author="nate nate" w:date="2022-07-31T08:40:00Z">
        <w:r w:rsidDel="00AD3A74">
          <w:delText xml:space="preserve"> </w:delText>
        </w:r>
      </w:del>
      <w:r>
        <w:br/>
      </w:r>
      <w:r w:rsidRPr="00551E59">
        <w:rPr>
          <w:i/>
          <w:iCs w:val="0"/>
        </w:rPr>
        <w:t>Activation Functions</w:t>
      </w:r>
      <w:bookmarkEnd w:id="25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383CF5">
            <w:pPr>
              <w:ind w:firstLine="0"/>
              <w:pPrChange w:id="269" w:author="nate nate" w:date="2022-07-31T09:21:00Z">
                <w:pPr/>
              </w:pPrChange>
            </w:pPr>
            <w:r>
              <w:t>Activation Function</w:t>
            </w:r>
          </w:p>
        </w:tc>
        <w:tc>
          <w:tcPr>
            <w:tcW w:w="2790" w:type="dxa"/>
          </w:tcPr>
          <w:p w14:paraId="3E678E61"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0" w:author="nate nate" w:date="2022-07-31T09:21:00Z">
                <w:pPr>
                  <w:cnfStyle w:val="100000000000" w:firstRow="1" w:lastRow="0" w:firstColumn="0" w:lastColumn="0" w:oddVBand="0" w:evenVBand="0" w:oddHBand="0" w:evenHBand="0" w:firstRowFirstColumn="0" w:firstRowLastColumn="0" w:lastRowFirstColumn="0" w:lastRowLastColumn="0"/>
                </w:pPr>
              </w:pPrChange>
            </w:pPr>
            <w:r>
              <w:t>Formula</w:t>
            </w:r>
          </w:p>
        </w:tc>
        <w:tc>
          <w:tcPr>
            <w:tcW w:w="3865" w:type="dxa"/>
          </w:tcPr>
          <w:p w14:paraId="25CDED3E"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1" w:author="nate nate" w:date="2022-07-31T09:22:00Z">
                <w:pPr>
                  <w:cnfStyle w:val="100000000000" w:firstRow="1" w:lastRow="0" w:firstColumn="0" w:lastColumn="0" w:oddVBand="0" w:evenVBand="0" w:oddHBand="0" w:evenHBand="0" w:firstRowFirstColumn="0" w:firstRowLastColumn="0" w:lastRowFirstColumn="0" w:lastRowLastColumn="0"/>
                </w:pPr>
              </w:pPrChange>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383CF5">
            <w:pPr>
              <w:ind w:firstLine="0"/>
              <w:pPrChange w:id="272" w:author="nate nate" w:date="2022-07-31T09:22:00Z">
                <w:pPr/>
              </w:pPrChange>
            </w:pPr>
            <w:r>
              <w:t>Sigmoid</w:t>
            </w:r>
          </w:p>
        </w:tc>
        <w:tc>
          <w:tcPr>
            <w:tcW w:w="2790" w:type="dxa"/>
          </w:tcPr>
          <w:p w14:paraId="302D38F4"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3" w:author="nate nate" w:date="2022-07-31T09:22:00Z">
                <w:pPr>
                  <w:cnfStyle w:val="000000100000" w:firstRow="0" w:lastRow="0" w:firstColumn="0" w:lastColumn="0" w:oddVBand="0" w:evenVBand="0" w:oddHBand="1" w:evenHBand="0" w:firstRowFirstColumn="0" w:firstRowLastColumn="0" w:lastRowFirstColumn="0" w:lastRowLastColumn="0"/>
                </w:pPr>
              </w:pPrChange>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4" w:author="nate nate" w:date="2022-07-31T09:22:00Z">
                <w:pPr>
                  <w:cnfStyle w:val="000000100000" w:firstRow="0" w:lastRow="0" w:firstColumn="0" w:lastColumn="0" w:oddVBand="0" w:evenVBand="0" w:oddHBand="1" w:evenHBand="0" w:firstRowFirstColumn="0" w:firstRowLastColumn="0" w:lastRowFirstColumn="0" w:lastRowLastColumn="0"/>
                </w:pPr>
              </w:pPrChange>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383CF5">
            <w:pPr>
              <w:ind w:firstLine="0"/>
              <w:pPrChange w:id="275" w:author="nate nate" w:date="2022-07-31T09:22:00Z">
                <w:pPr/>
              </w:pPrChange>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76"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383CF5">
            <w:pPr>
              <w:ind w:firstLine="0"/>
              <w:pPrChange w:id="277" w:author="nate nate" w:date="2022-07-31T09:22:00Z">
                <w:pPr/>
              </w:pPrChange>
            </w:pPr>
            <w:proofErr w:type="spellStart"/>
            <w:r>
              <w:t>ReLU</w:t>
            </w:r>
            <w:proofErr w:type="spellEnd"/>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8" w:author="nate nate" w:date="2022-07-31T09:22:00Z">
                <w:pPr>
                  <w:cnfStyle w:val="000000100000" w:firstRow="0" w:lastRow="0" w:firstColumn="0" w:lastColumn="0" w:oddVBand="0" w:evenVBand="0" w:oddHBand="1" w:evenHBand="0" w:firstRowFirstColumn="0" w:firstRowLastColumn="0" w:lastRowFirstColumn="0" w:lastRowLastColumn="0"/>
                </w:pPr>
              </w:pPrChange>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383CF5">
            <w:pPr>
              <w:ind w:firstLine="0"/>
              <w:pPrChange w:id="279" w:author="nate nate" w:date="2022-07-31T09:22:00Z">
                <w:pPr/>
              </w:pPrChange>
            </w:pPr>
            <w:r>
              <w:t xml:space="preserve">Leaky </w:t>
            </w:r>
            <w:proofErr w:type="spellStart"/>
            <w:r>
              <w:t>ReLU</w:t>
            </w:r>
            <w:proofErr w:type="spellEnd"/>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80"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281" w:name="_Toc109920871"/>
      <w:r>
        <w:t>Architecture generalization challenge</w:t>
      </w:r>
      <w:bookmarkEnd w:id="281"/>
    </w:p>
    <w:p w14:paraId="34C5DE3B" w14:textId="0FF8ED5A"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del w:id="282" w:author="nate nate" w:date="2022-07-31T09:02:00Z">
        <w:r w:rsidDel="00383CF5">
          <w:delText>necessarily the global optimum</w:delText>
        </w:r>
      </w:del>
      <w:ins w:id="283" w:author="nate nate" w:date="2022-07-31T09:02:00Z">
        <w:r w:rsidR="00383CF5">
          <w:t>the global one</w:t>
        </w:r>
      </w:ins>
      <w:r>
        <w:t>. Genetic programming is an essential tool and recipient of significant scientific investment. Multiple dissertations could cover this topic, which is full of open problems.</w:t>
      </w:r>
    </w:p>
    <w:p w14:paraId="25EB5EFE" w14:textId="50198C9F" w:rsidR="00E72F1F" w:rsidRPr="0038007B" w:rsidRDefault="00E72F1F" w:rsidP="009C0CE1">
      <w:pPr>
        <w:rPr>
          <w:i/>
          <w:iCs/>
        </w:rPr>
      </w:pPr>
      <w:commentRangeStart w:id="284"/>
      <w:r w:rsidRPr="0038007B">
        <w:rPr>
          <w:i/>
          <w:iCs/>
        </w:rPr>
        <w:lastRenderedPageBreak/>
        <w:t xml:space="preserve">Insert a sequence diagram or something </w:t>
      </w:r>
      <w:del w:id="285" w:author="nate nate" w:date="2022-07-31T09:02:00Z">
        <w:r w:rsidRPr="0038007B" w:rsidDel="00383CF5">
          <w:rPr>
            <w:i/>
            <w:iCs/>
          </w:rPr>
          <w:delText>that demonstrates</w:delText>
        </w:r>
      </w:del>
      <w:ins w:id="286" w:author="nate nate" w:date="2022-07-31T09:02:00Z">
        <w:r w:rsidR="00383CF5">
          <w:rPr>
            <w:i/>
            <w:iCs/>
          </w:rPr>
          <w:t>demonstrating</w:t>
        </w:r>
      </w:ins>
      <w:r w:rsidRPr="0038007B">
        <w:rPr>
          <w:i/>
          <w:iCs/>
        </w:rPr>
        <w:t xml:space="preserve"> knowledge of this idea for interviews. That goes here.</w:t>
      </w:r>
      <w:commentRangeEnd w:id="284"/>
      <w:r w:rsidR="00383CF5">
        <w:rPr>
          <w:rStyle w:val="CommentReference"/>
          <w:rFonts w:eastAsia="Times New Roman" w:cs="Arial"/>
          <w:szCs w:val="20"/>
        </w:rPr>
        <w:commentReference w:id="284"/>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287" w:name="_Toc107430837"/>
      <w:r w:rsidRPr="00AD3A74">
        <w:rPr>
          <w:b/>
          <w:bCs/>
          <w:rPrChange w:id="288" w:author="nate nate" w:date="2022-07-31T08:41:00Z">
            <w:rPr/>
          </w:rPrChange>
        </w:rPr>
        <w:t xml:space="preserve">Figure </w:t>
      </w:r>
      <w:r w:rsidR="00000000" w:rsidRPr="00AD3A74">
        <w:rPr>
          <w:b/>
          <w:bCs/>
          <w:rPrChange w:id="289" w:author="nate nate" w:date="2022-07-31T08:41:00Z">
            <w:rPr/>
          </w:rPrChange>
        </w:rPr>
        <w:fldChar w:fldCharType="begin"/>
      </w:r>
      <w:r w:rsidR="00000000" w:rsidRPr="00AD3A74">
        <w:rPr>
          <w:b/>
          <w:bCs/>
          <w:rPrChange w:id="290" w:author="nate nate" w:date="2022-07-31T08:41:00Z">
            <w:rPr/>
          </w:rPrChange>
        </w:rPr>
        <w:instrText xml:space="preserve"> SEQ Figure \* ARABIC </w:instrText>
      </w:r>
      <w:r w:rsidR="00000000" w:rsidRPr="00AD3A74">
        <w:rPr>
          <w:b/>
          <w:bCs/>
          <w:rPrChange w:id="291" w:author="nate nate" w:date="2022-07-31T08:41:00Z">
            <w:rPr/>
          </w:rPrChange>
        </w:rPr>
        <w:fldChar w:fldCharType="separate"/>
      </w:r>
      <w:r w:rsidR="00B377C8" w:rsidRPr="00AD3A74">
        <w:rPr>
          <w:b/>
          <w:bCs/>
          <w:noProof/>
          <w:rPrChange w:id="292" w:author="nate nate" w:date="2022-07-31T08:41:00Z">
            <w:rPr>
              <w:noProof/>
            </w:rPr>
          </w:rPrChange>
        </w:rPr>
        <w:t>5</w:t>
      </w:r>
      <w:r w:rsidR="00000000" w:rsidRPr="00AD3A74">
        <w:rPr>
          <w:b/>
          <w:bCs/>
          <w:noProof/>
          <w:rPrChange w:id="293" w:author="nate nate" w:date="2022-07-31T08:41:00Z">
            <w:rPr>
              <w:noProof/>
            </w:rPr>
          </w:rPrChange>
        </w:rPr>
        <w:fldChar w:fldCharType="end"/>
      </w:r>
      <w:del w:id="294" w:author="nate nate" w:date="2022-07-31T08:41:00Z">
        <w:r w:rsidDel="00AD3A74">
          <w:delText xml:space="preserve"> </w:delText>
        </w:r>
      </w:del>
      <w:r>
        <w:br/>
      </w:r>
      <w:proofErr w:type="gramStart"/>
      <w:r w:rsidRPr="00981175">
        <w:rPr>
          <w:i/>
          <w:iCs w:val="0"/>
        </w:rPr>
        <w:t>Multi-dimensional</w:t>
      </w:r>
      <w:proofErr w:type="gramEnd"/>
      <w:r w:rsidRPr="00981175">
        <w:rPr>
          <w:i/>
          <w:iCs w:val="0"/>
        </w:rPr>
        <w:t xml:space="preserve"> convergence (Kim &amp; Cho, 2008, p. 1605)</w:t>
      </w:r>
      <w:bookmarkEnd w:id="287"/>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295" w:name="_Toc109920872"/>
      <w:r>
        <w:lastRenderedPageBreak/>
        <w:t>Deep learning era</w:t>
      </w:r>
      <w:bookmarkEnd w:id="295"/>
    </w:p>
    <w:p w14:paraId="3B747DBC" w14:textId="37669FD5" w:rsidR="00E72F1F" w:rsidRDefault="00E72F1F" w:rsidP="009C0CE1">
      <w:r>
        <w:t xml:space="preserve">Object detection and labeling tasks were some of the first problems </w:t>
      </w:r>
      <w:del w:id="296" w:author="nate nate" w:date="2022-07-31T09:02:00Z">
        <w:r w:rsidDel="00383CF5">
          <w:delText xml:space="preserve">in </w:delText>
        </w:r>
      </w:del>
      <w:r>
        <w:t>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297"/>
      <w:r>
        <w:t>big data sets.</w:t>
      </w:r>
      <w:commentRangeEnd w:id="297"/>
      <w:r>
        <w:rPr>
          <w:rStyle w:val="CommentReference"/>
        </w:rPr>
        <w:commentReference w:id="297"/>
      </w:r>
    </w:p>
    <w:p w14:paraId="7F085701" w14:textId="3F59DEC8" w:rsidR="00E72F1F" w:rsidRDefault="00E72F1F" w:rsidP="009C0CE1">
      <w:commentRangeStart w:id="298"/>
      <w:r>
        <w:t xml:space="preserve">DNN </w:t>
      </w:r>
      <w:commentRangeEnd w:id="298"/>
      <w:r>
        <w:rPr>
          <w:rStyle w:val="CommentReference"/>
        </w:rPr>
        <w:commentReference w:id="298"/>
      </w:r>
      <w:r>
        <w:t>architectures contain multiple kernels, regularization, and hyperparameters</w:t>
      </w:r>
      <w:ins w:id="299" w:author="nate nate" w:date="2022-07-31T09:01:00Z">
        <w:r w:rsidR="00383CF5">
          <w:t>.</w:t>
        </w:r>
      </w:ins>
      <w:del w:id="300" w:author="nate nate" w:date="2022-07-31T09:01:00Z">
        <w:r w:rsidDel="00383CF5">
          <w:delText>,</w:delText>
        </w:r>
      </w:del>
      <w:r>
        <w:t xml:space="preserve"> </w:t>
      </w:r>
      <w:del w:id="301" w:author="nate nate" w:date="2022-07-31T09:01:00Z">
        <w:r w:rsidDel="00383CF5">
          <w:delText>and t</w:delText>
        </w:r>
      </w:del>
      <w:ins w:id="302" w:author="nate nate" w:date="2022-07-31T09:01:00Z">
        <w:r w:rsidR="00383CF5">
          <w:t>T</w:t>
        </w:r>
      </w:ins>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303" w:name="_Toc109920873"/>
      <w:r>
        <w:t xml:space="preserve">How does intelligent agent modeling </w:t>
      </w:r>
      <w:proofErr w:type="gramStart"/>
      <w:r>
        <w:t>work</w:t>
      </w:r>
      <w:bookmarkEnd w:id="303"/>
      <w:proofErr w:type="gramEnd"/>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2BCBD3" w:rsidR="007F59F3" w:rsidRPr="007F59F3" w:rsidRDefault="007F59F3" w:rsidP="007F59F3">
      <w:pPr>
        <w:pStyle w:val="Caption"/>
        <w:ind w:firstLine="0"/>
        <w:rPr>
          <w:i/>
          <w:iCs w:val="0"/>
        </w:rPr>
      </w:pPr>
      <w:bookmarkStart w:id="304" w:name="_Toc107430914"/>
      <w:r w:rsidRPr="00383CF5">
        <w:rPr>
          <w:b/>
          <w:bCs/>
          <w:rPrChange w:id="305" w:author="nate nate" w:date="2022-07-31T09:01:00Z">
            <w:rPr/>
          </w:rPrChange>
        </w:rPr>
        <w:t xml:space="preserve">Table </w:t>
      </w:r>
      <w:r w:rsidR="00000000" w:rsidRPr="00383CF5">
        <w:rPr>
          <w:b/>
          <w:bCs/>
          <w:rPrChange w:id="306" w:author="nate nate" w:date="2022-07-31T09:01:00Z">
            <w:rPr/>
          </w:rPrChange>
        </w:rPr>
        <w:fldChar w:fldCharType="begin"/>
      </w:r>
      <w:r w:rsidR="00000000" w:rsidRPr="00383CF5">
        <w:rPr>
          <w:b/>
          <w:bCs/>
          <w:rPrChange w:id="307" w:author="nate nate" w:date="2022-07-31T09:01:00Z">
            <w:rPr/>
          </w:rPrChange>
        </w:rPr>
        <w:instrText xml:space="preserve"> SEQ Table \* ARABIC </w:instrText>
      </w:r>
      <w:r w:rsidR="00000000" w:rsidRPr="00383CF5">
        <w:rPr>
          <w:b/>
          <w:bCs/>
          <w:rPrChange w:id="308" w:author="nate nate" w:date="2022-07-31T09:01:00Z">
            <w:rPr/>
          </w:rPrChange>
        </w:rPr>
        <w:fldChar w:fldCharType="separate"/>
      </w:r>
      <w:r w:rsidR="00A549E3" w:rsidRPr="00383CF5">
        <w:rPr>
          <w:b/>
          <w:bCs/>
          <w:noProof/>
          <w:rPrChange w:id="309" w:author="nate nate" w:date="2022-07-31T09:01:00Z">
            <w:rPr>
              <w:noProof/>
            </w:rPr>
          </w:rPrChange>
        </w:rPr>
        <w:t>5</w:t>
      </w:r>
      <w:r w:rsidR="00000000" w:rsidRPr="00383CF5">
        <w:rPr>
          <w:b/>
          <w:bCs/>
          <w:noProof/>
          <w:rPrChange w:id="310" w:author="nate nate" w:date="2022-07-31T09:01:00Z">
            <w:rPr>
              <w:noProof/>
            </w:rPr>
          </w:rPrChange>
        </w:rPr>
        <w:fldChar w:fldCharType="end"/>
      </w:r>
      <w:del w:id="311" w:author="nate nate" w:date="2022-07-31T09:01:00Z">
        <w:r w:rsidRPr="00383CF5" w:rsidDel="00383CF5">
          <w:rPr>
            <w:b/>
            <w:bCs/>
            <w:rPrChange w:id="312" w:author="nate nate" w:date="2022-07-31T09:01:00Z">
              <w:rPr/>
            </w:rPrChange>
          </w:rPr>
          <w:delText xml:space="preserve"> </w:delText>
        </w:r>
      </w:del>
      <w:r w:rsidRPr="00383CF5">
        <w:rPr>
          <w:b/>
          <w:bCs/>
          <w:rPrChange w:id="313" w:author="nate nate" w:date="2022-07-31T09:01:00Z">
            <w:rPr/>
          </w:rPrChange>
        </w:rPr>
        <w:br/>
      </w:r>
      <w:r w:rsidRPr="007F59F3">
        <w:rPr>
          <w:i/>
          <w:iCs w:val="0"/>
        </w:rPr>
        <w:t>Principal Components</w:t>
      </w:r>
      <w:bookmarkEnd w:id="304"/>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545E1">
            <w:pPr>
              <w:ind w:firstLine="0"/>
              <w:pPrChange w:id="314" w:author="nate nate" w:date="2022-07-31T08:41:00Z">
                <w:pPr/>
              </w:pPrChange>
            </w:pPr>
            <w:r>
              <w:t>Aspect</w:t>
            </w:r>
          </w:p>
        </w:tc>
        <w:tc>
          <w:tcPr>
            <w:tcW w:w="7285" w:type="dxa"/>
          </w:tcPr>
          <w:p w14:paraId="4253FEC5" w14:textId="77777777" w:rsidR="00E72F1F" w:rsidRDefault="00E72F1F" w:rsidP="009545E1">
            <w:pPr>
              <w:ind w:firstLine="0"/>
              <w:cnfStyle w:val="100000000000" w:firstRow="1" w:lastRow="0" w:firstColumn="0" w:lastColumn="0" w:oddVBand="0" w:evenVBand="0" w:oddHBand="0" w:evenHBand="0" w:firstRowFirstColumn="0" w:firstRowLastColumn="0" w:lastRowFirstColumn="0" w:lastRowLastColumn="0"/>
              <w:pPrChange w:id="315" w:author="nate nate" w:date="2022-07-31T08:41:00Z">
                <w:pPr>
                  <w:cnfStyle w:val="100000000000" w:firstRow="1" w:lastRow="0" w:firstColumn="0" w:lastColumn="0" w:oddVBand="0" w:evenVBand="0" w:oddHBand="0" w:evenHBand="0" w:firstRowFirstColumn="0" w:firstRowLastColumn="0" w:lastRowFirstColumn="0" w:lastRowLastColumn="0"/>
                </w:pPr>
              </w:pPrChange>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AD3A74">
            <w:pPr>
              <w:ind w:firstLine="0"/>
              <w:pPrChange w:id="316" w:author="nate nate" w:date="2022-07-31T08:41:00Z">
                <w:pPr/>
              </w:pPrChange>
            </w:pPr>
            <w:r w:rsidRPr="00824A23">
              <w:t>Intelligence</w:t>
            </w:r>
          </w:p>
        </w:tc>
        <w:tc>
          <w:tcPr>
            <w:tcW w:w="7285" w:type="dxa"/>
          </w:tcPr>
          <w:p w14:paraId="3865C886"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17"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AD3A74">
            <w:pPr>
              <w:ind w:firstLine="0"/>
              <w:pPrChange w:id="318" w:author="nate nate" w:date="2022-07-31T08:41:00Z">
                <w:pPr/>
              </w:pPrChange>
            </w:pPr>
            <w:r>
              <w:t>Simulation</w:t>
            </w:r>
          </w:p>
        </w:tc>
        <w:tc>
          <w:tcPr>
            <w:tcW w:w="7285" w:type="dxa"/>
          </w:tcPr>
          <w:p w14:paraId="44384840"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19" w:author="nate nate" w:date="2022-07-31T08:41:00Z">
                <w:pPr>
                  <w:cnfStyle w:val="000000000000" w:firstRow="0" w:lastRow="0" w:firstColumn="0" w:lastColumn="0" w:oddVBand="0" w:evenVBand="0" w:oddHBand="0" w:evenHBand="0" w:firstRowFirstColumn="0" w:firstRowLastColumn="0" w:lastRowFirstColumn="0" w:lastRowLastColumn="0"/>
                </w:pPr>
              </w:pPrChange>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AD3A74">
            <w:pPr>
              <w:ind w:firstLine="0"/>
              <w:pPrChange w:id="320" w:author="nate nate" w:date="2022-07-31T08:41:00Z">
                <w:pPr/>
              </w:pPrChange>
            </w:pPr>
            <w:r>
              <w:t>Environment</w:t>
            </w:r>
          </w:p>
        </w:tc>
        <w:tc>
          <w:tcPr>
            <w:tcW w:w="7285" w:type="dxa"/>
          </w:tcPr>
          <w:p w14:paraId="4A0C056E"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1"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AD3A74">
            <w:pPr>
              <w:ind w:firstLine="0"/>
              <w:pPrChange w:id="322" w:author="nate nate" w:date="2022-07-31T08:41:00Z">
                <w:pPr/>
              </w:pPrChange>
            </w:pPr>
            <w:r w:rsidRPr="00824A23">
              <w:t>Agent</w:t>
            </w:r>
          </w:p>
        </w:tc>
        <w:tc>
          <w:tcPr>
            <w:tcW w:w="7285" w:type="dxa"/>
          </w:tcPr>
          <w:p w14:paraId="46777C47"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3" w:author="nate nate" w:date="2022-07-31T08:41:00Z">
                <w:pPr>
                  <w:cnfStyle w:val="000000000000" w:firstRow="0" w:lastRow="0" w:firstColumn="0" w:lastColumn="0" w:oddVBand="0" w:evenVBand="0" w:oddHBand="0" w:evenHBand="0" w:firstRowFirstColumn="0" w:firstRowLastColumn="0" w:lastRowFirstColumn="0" w:lastRowLastColumn="0"/>
                </w:pPr>
              </w:pPrChange>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AD3A74">
            <w:pPr>
              <w:ind w:firstLine="0"/>
              <w:pPrChange w:id="324" w:author="nate nate" w:date="2022-07-31T08:41:00Z">
                <w:pPr/>
              </w:pPrChange>
            </w:pPr>
            <w:r w:rsidRPr="00824A23">
              <w:t>Objective</w:t>
            </w:r>
          </w:p>
        </w:tc>
        <w:tc>
          <w:tcPr>
            <w:tcW w:w="7285" w:type="dxa"/>
          </w:tcPr>
          <w:p w14:paraId="2FF7474D"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5"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AD3A74">
            <w:pPr>
              <w:ind w:firstLine="0"/>
              <w:pPrChange w:id="326" w:author="nate nate" w:date="2022-07-31T08:41:00Z">
                <w:pPr/>
              </w:pPrChange>
            </w:pPr>
            <w:r w:rsidRPr="00824A23">
              <w:t>Tasks</w:t>
            </w:r>
          </w:p>
        </w:tc>
        <w:tc>
          <w:tcPr>
            <w:tcW w:w="7285" w:type="dxa"/>
          </w:tcPr>
          <w:p w14:paraId="7214F66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7"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AD3A74">
            <w:pPr>
              <w:ind w:firstLine="0"/>
              <w:pPrChange w:id="328" w:author="nate nate" w:date="2022-07-31T08:41:00Z">
                <w:pPr/>
              </w:pPrChange>
            </w:pPr>
            <w:r w:rsidRPr="00824A23">
              <w:t>Notification</w:t>
            </w:r>
          </w:p>
        </w:tc>
        <w:tc>
          <w:tcPr>
            <w:tcW w:w="7285" w:type="dxa"/>
          </w:tcPr>
          <w:p w14:paraId="2A612F12"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9" w:author="nate nate" w:date="2022-07-31T08:41:00Z">
                <w:pPr>
                  <w:cnfStyle w:val="000000100000" w:firstRow="0" w:lastRow="0" w:firstColumn="0" w:lastColumn="0" w:oddVBand="0" w:evenVBand="0" w:oddHBand="1" w:evenHBand="0" w:firstRowFirstColumn="0" w:firstRowLastColumn="0" w:lastRowFirstColumn="0" w:lastRowLastColumn="0"/>
                </w:pPr>
              </w:pPrChange>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AD3A74">
            <w:pPr>
              <w:ind w:firstLine="0"/>
              <w:pPrChange w:id="330" w:author="nate nate" w:date="2022-07-31T08:41:00Z">
                <w:pPr/>
              </w:pPrChange>
            </w:pPr>
            <w:r w:rsidRPr="00824A23">
              <w:t>Swarm</w:t>
            </w:r>
          </w:p>
        </w:tc>
        <w:tc>
          <w:tcPr>
            <w:tcW w:w="7285" w:type="dxa"/>
          </w:tcPr>
          <w:p w14:paraId="701A337E"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1" w:author="nate nate" w:date="2022-07-31T08:41:00Z">
                <w:pPr>
                  <w:cnfStyle w:val="000000000000" w:firstRow="0" w:lastRow="0" w:firstColumn="0" w:lastColumn="0" w:oddVBand="0" w:evenVBand="0" w:oddHBand="0" w:evenHBand="0" w:firstRowFirstColumn="0" w:firstRowLastColumn="0" w:lastRowFirstColumn="0" w:lastRowLastColumn="0"/>
                </w:pPr>
              </w:pPrChange>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AD3A74">
            <w:pPr>
              <w:ind w:firstLine="0"/>
              <w:pPrChange w:id="332" w:author="nate nate" w:date="2022-07-31T08:41:00Z">
                <w:pPr/>
              </w:pPrChange>
            </w:pPr>
            <w:r>
              <w:t>Choice</w:t>
            </w:r>
          </w:p>
        </w:tc>
        <w:tc>
          <w:tcPr>
            <w:tcW w:w="7285" w:type="dxa"/>
          </w:tcPr>
          <w:p w14:paraId="74CE3E2F"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33"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AD3A74">
            <w:pPr>
              <w:ind w:firstLine="0"/>
              <w:pPrChange w:id="334" w:author="nate nate" w:date="2022-07-31T08:41:00Z">
                <w:pPr/>
              </w:pPrChange>
            </w:pPr>
            <w:r>
              <w:t>Aggregate Choice</w:t>
            </w:r>
          </w:p>
        </w:tc>
        <w:tc>
          <w:tcPr>
            <w:tcW w:w="7285" w:type="dxa"/>
          </w:tcPr>
          <w:p w14:paraId="4DCC2BF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5"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net effect of multiple independent agent decisions</w:t>
            </w:r>
          </w:p>
        </w:tc>
      </w:tr>
    </w:tbl>
    <w:p w14:paraId="456069A6" w14:textId="77777777" w:rsidR="00E72F1F" w:rsidRPr="006327C6" w:rsidRDefault="00E72F1F" w:rsidP="009C0CE1"/>
    <w:p w14:paraId="1EC1D1CF" w14:textId="09718A95" w:rsidR="00E72F1F" w:rsidDel="00383CF5" w:rsidRDefault="00E72F1F" w:rsidP="009C0CE1">
      <w:pPr>
        <w:rPr>
          <w:del w:id="336" w:author="nate nate" w:date="2022-07-31T09:22:00Z"/>
        </w:rPr>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1E41AEF9" w14:textId="77777777" w:rsidR="0005446B" w:rsidRDefault="0005446B" w:rsidP="00383CF5">
      <w:pPr>
        <w:pPrChange w:id="337" w:author="nate nate" w:date="2022-07-31T09:22:00Z">
          <w:pPr>
            <w:pStyle w:val="Caption"/>
            <w:ind w:firstLine="0"/>
          </w:pPr>
        </w:pPrChange>
      </w:pPr>
    </w:p>
    <w:p w14:paraId="0C9AB723" w14:textId="5D0195BC" w:rsidR="00E72F1F" w:rsidRPr="0005446B" w:rsidRDefault="0005446B" w:rsidP="0005446B">
      <w:pPr>
        <w:pStyle w:val="Caption"/>
        <w:ind w:firstLine="0"/>
        <w:rPr>
          <w:i/>
          <w:iCs w:val="0"/>
        </w:rPr>
      </w:pPr>
      <w:bookmarkStart w:id="338" w:name="_Toc107430838"/>
      <w:r w:rsidRPr="00AD3A74">
        <w:rPr>
          <w:b/>
          <w:bCs/>
          <w:rPrChange w:id="339" w:author="nate nate" w:date="2022-07-31T08:41:00Z">
            <w:rPr/>
          </w:rPrChange>
        </w:rPr>
        <w:t xml:space="preserve">Figure </w:t>
      </w:r>
      <w:r w:rsidR="00000000" w:rsidRPr="00AD3A74">
        <w:rPr>
          <w:b/>
          <w:bCs/>
          <w:rPrChange w:id="340" w:author="nate nate" w:date="2022-07-31T08:41:00Z">
            <w:rPr/>
          </w:rPrChange>
        </w:rPr>
        <w:fldChar w:fldCharType="begin"/>
      </w:r>
      <w:r w:rsidR="00000000" w:rsidRPr="00AD3A74">
        <w:rPr>
          <w:b/>
          <w:bCs/>
          <w:rPrChange w:id="341" w:author="nate nate" w:date="2022-07-31T08:41:00Z">
            <w:rPr/>
          </w:rPrChange>
        </w:rPr>
        <w:instrText xml:space="preserve"> SEQ Figure \* ARABIC </w:instrText>
      </w:r>
      <w:r w:rsidR="00000000" w:rsidRPr="00AD3A74">
        <w:rPr>
          <w:b/>
          <w:bCs/>
          <w:rPrChange w:id="342" w:author="nate nate" w:date="2022-07-31T08:41:00Z">
            <w:rPr/>
          </w:rPrChange>
        </w:rPr>
        <w:fldChar w:fldCharType="separate"/>
      </w:r>
      <w:r w:rsidR="00B377C8" w:rsidRPr="00AD3A74">
        <w:rPr>
          <w:b/>
          <w:bCs/>
          <w:noProof/>
          <w:rPrChange w:id="343" w:author="nate nate" w:date="2022-07-31T08:41:00Z">
            <w:rPr>
              <w:noProof/>
            </w:rPr>
          </w:rPrChange>
        </w:rPr>
        <w:t>6</w:t>
      </w:r>
      <w:r w:rsidR="00000000" w:rsidRPr="00AD3A74">
        <w:rPr>
          <w:b/>
          <w:bCs/>
          <w:noProof/>
          <w:rPrChange w:id="344" w:author="nate nate" w:date="2022-07-31T08:41:00Z">
            <w:rPr>
              <w:noProof/>
            </w:rPr>
          </w:rPrChange>
        </w:rPr>
        <w:fldChar w:fldCharType="end"/>
      </w:r>
      <w:del w:id="345" w:author="nate nate" w:date="2022-07-31T08:41:00Z">
        <w:r w:rsidDel="00AD3A74">
          <w:delText xml:space="preserve"> </w:delText>
        </w:r>
      </w:del>
      <w:r>
        <w:br/>
      </w:r>
      <w:proofErr w:type="spellStart"/>
      <w:r w:rsidRPr="0005446B">
        <w:rPr>
          <w:i/>
          <w:iCs w:val="0"/>
        </w:rPr>
        <w:t>BeeSmart</w:t>
      </w:r>
      <w:proofErr w:type="spellEnd"/>
      <w:r w:rsidRPr="0005446B">
        <w:rPr>
          <w:i/>
          <w:iCs w:val="0"/>
        </w:rPr>
        <w:t xml:space="preserve"> Simulation (Wilensky, 2014)</w:t>
      </w:r>
      <w:bookmarkEnd w:id="338"/>
    </w:p>
    <w:p w14:paraId="26707163" w14:textId="77777777" w:rsidR="00E72F1F" w:rsidRDefault="00E72F1F" w:rsidP="00383CF5">
      <w:pPr>
        <w:ind w:firstLine="0"/>
        <w:pPrChange w:id="346" w:author="nate nate" w:date="2022-07-31T09:01:00Z">
          <w:pPr/>
        </w:pPrChange>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347" w:name="_Toc109920874"/>
      <w:r>
        <w:t>Genetic Algorithms (G.A.)</w:t>
      </w:r>
      <w:bookmarkEnd w:id="347"/>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348" w:name="_Toc107430839"/>
      <w:r w:rsidRPr="00BD4565">
        <w:rPr>
          <w:b/>
          <w:bCs/>
          <w:rPrChange w:id="349" w:author="nate nate" w:date="2022-07-31T08:41:00Z">
            <w:rPr/>
          </w:rPrChange>
        </w:rPr>
        <w:t xml:space="preserve">Figure </w:t>
      </w:r>
      <w:r w:rsidR="00000000" w:rsidRPr="00BD4565">
        <w:rPr>
          <w:b/>
          <w:bCs/>
          <w:rPrChange w:id="350" w:author="nate nate" w:date="2022-07-31T08:41:00Z">
            <w:rPr/>
          </w:rPrChange>
        </w:rPr>
        <w:fldChar w:fldCharType="begin"/>
      </w:r>
      <w:r w:rsidR="00000000" w:rsidRPr="00BD4565">
        <w:rPr>
          <w:b/>
          <w:bCs/>
          <w:rPrChange w:id="351" w:author="nate nate" w:date="2022-07-31T08:41:00Z">
            <w:rPr/>
          </w:rPrChange>
        </w:rPr>
        <w:instrText xml:space="preserve"> SEQ Figure \* ARABIC </w:instrText>
      </w:r>
      <w:r w:rsidR="00000000" w:rsidRPr="00BD4565">
        <w:rPr>
          <w:b/>
          <w:bCs/>
          <w:rPrChange w:id="352" w:author="nate nate" w:date="2022-07-31T08:41:00Z">
            <w:rPr/>
          </w:rPrChange>
        </w:rPr>
        <w:fldChar w:fldCharType="separate"/>
      </w:r>
      <w:r w:rsidR="00B377C8" w:rsidRPr="00BD4565">
        <w:rPr>
          <w:b/>
          <w:bCs/>
          <w:noProof/>
          <w:rPrChange w:id="353" w:author="nate nate" w:date="2022-07-31T08:41:00Z">
            <w:rPr>
              <w:noProof/>
            </w:rPr>
          </w:rPrChange>
        </w:rPr>
        <w:t>7</w:t>
      </w:r>
      <w:r w:rsidR="00000000" w:rsidRPr="00BD4565">
        <w:rPr>
          <w:b/>
          <w:bCs/>
          <w:noProof/>
          <w:rPrChange w:id="354" w:author="nate nate" w:date="2022-07-31T08:41:00Z">
            <w:rPr>
              <w:noProof/>
            </w:rPr>
          </w:rPrChange>
        </w:rPr>
        <w:fldChar w:fldCharType="end"/>
      </w:r>
      <w:del w:id="355" w:author="nate nate" w:date="2022-07-31T08:41:00Z">
        <w:r w:rsidDel="00BD4565">
          <w:delText xml:space="preserve"> </w:delText>
        </w:r>
      </w:del>
      <w:r>
        <w:br/>
      </w:r>
      <w:r w:rsidRPr="000B5810">
        <w:rPr>
          <w:i/>
          <w:iCs w:val="0"/>
        </w:rPr>
        <w:t>Genetic Algorithm Process</w:t>
      </w:r>
      <w:bookmarkEnd w:id="348"/>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356" w:name="_Toc109920875"/>
      <w:r>
        <w:t>Multi-Level Agent-Based Modeling (ML-ABM)</w:t>
      </w:r>
      <w:bookmarkEnd w:id="356"/>
    </w:p>
    <w:p w14:paraId="33887420" w14:textId="70F57516" w:rsidR="00E72F1F" w:rsidRDefault="00E72F1F" w:rsidP="009C0CE1">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9C0CE1">
      <w:pPr>
        <w:pStyle w:val="Heading2"/>
        <w:ind w:firstLine="0"/>
      </w:pPr>
      <w:bookmarkStart w:id="357" w:name="_Toc109920876"/>
      <w:r>
        <w:lastRenderedPageBreak/>
        <w:t xml:space="preserve">How does neural network training </w:t>
      </w:r>
      <w:proofErr w:type="gramStart"/>
      <w:r>
        <w:t>work</w:t>
      </w:r>
      <w:bookmarkEnd w:id="357"/>
      <w:proofErr w:type="gramEnd"/>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358" w:name="_Toc109920877"/>
      <w:r>
        <w:t xml:space="preserve">How are they scaling to millions of </w:t>
      </w:r>
      <w:commentRangeStart w:id="359"/>
      <w:r>
        <w:t>parameters</w:t>
      </w:r>
      <w:commentRangeEnd w:id="359"/>
      <w:r>
        <w:rPr>
          <w:rStyle w:val="CommentReference"/>
          <w:b w:val="0"/>
        </w:rPr>
        <w:commentReference w:id="359"/>
      </w:r>
      <w:bookmarkEnd w:id="358"/>
    </w:p>
    <w:p w14:paraId="23A1D679" w14:textId="3645E710" w:rsidR="00E72F1F" w:rsidRDefault="00E72F1F" w:rsidP="009C0CE1">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77777777" w:rsidR="00E72F1F" w:rsidRDefault="00E72F1F" w:rsidP="009C0CE1">
      <w:r>
        <w:t>Google DeepMind (</w:t>
      </w:r>
      <w:commentRangeStart w:id="360"/>
      <w:r>
        <w:t>2018</w:t>
      </w:r>
      <w:commentRangeEnd w:id="360"/>
      <w:r>
        <w:rPr>
          <w:rStyle w:val="CommentReference"/>
        </w:rPr>
        <w:commentReference w:id="36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361"/>
      <w:r>
        <w:t>model</w:t>
      </w:r>
      <w:commentRangeEnd w:id="361"/>
      <w:r>
        <w:rPr>
          <w:rStyle w:val="CommentReference"/>
        </w:rPr>
        <w:commentReference w:id="361"/>
      </w:r>
      <w:r>
        <w:t>.</w:t>
      </w:r>
    </w:p>
    <w:p w14:paraId="2A2E61C7" w14:textId="77777777" w:rsidR="00E72F1F" w:rsidRDefault="00E72F1F" w:rsidP="009C0CE1">
      <w:pPr>
        <w:pStyle w:val="Heading3"/>
        <w:ind w:firstLine="0"/>
      </w:pPr>
      <w:bookmarkStart w:id="362" w:name="_Toc109920878"/>
      <w:r>
        <w:lastRenderedPageBreak/>
        <w:t>Modern scalability challenges</w:t>
      </w:r>
      <w:bookmarkEnd w:id="362"/>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363" w:name="_Toc109920879"/>
      <w:r>
        <w:lastRenderedPageBreak/>
        <w:t>Fault-</w:t>
      </w:r>
      <w:commentRangeStart w:id="364"/>
      <w:r>
        <w:t>tolerant</w:t>
      </w:r>
      <w:commentRangeEnd w:id="364"/>
      <w:r>
        <w:rPr>
          <w:rStyle w:val="CommentReference"/>
          <w:b w:val="0"/>
          <w:i w:val="0"/>
        </w:rPr>
        <w:commentReference w:id="364"/>
      </w:r>
      <w:r>
        <w:t xml:space="preserve"> design requirements</w:t>
      </w:r>
      <w:bookmarkEnd w:id="363"/>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B24AB5D" w:rsidR="00E72F1F" w:rsidRDefault="00E72F1F" w:rsidP="009C0CE1">
      <w:r w:rsidRPr="00F3396D">
        <w:rPr>
          <w:b/>
          <w:bCs/>
        </w:rPr>
        <w:t xml:space="preserve">Influence of Hierarchy. </w:t>
      </w:r>
      <w:r>
        <w:rPr>
          <w:b/>
          <w:bCs/>
        </w:rPr>
        <w:t xml:space="preserve"> </w:t>
      </w:r>
      <w:proofErr w:type="gramStart"/>
      <w:r>
        <w:t>Generally speaking, there</w:t>
      </w:r>
      <w:proofErr w:type="gramEnd"/>
      <w:r>
        <w:t xml:space="preserve"> are two mechanisms for modeling distributed systems, lists</w:t>
      </w:r>
      <w:ins w:id="365" w:author="nate nate" w:date="2022-07-31T08:42:00Z">
        <w:r w:rsidR="00BD4565">
          <w:t>,</w:t>
        </w:r>
      </w:ins>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del w:id="366" w:author="nate nate" w:date="2022-07-31T09:00:00Z">
        <w:r w:rsidDel="00383CF5">
          <w:delText>,</w:delText>
        </w:r>
      </w:del>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604F5B48" w:rsidR="00E72F1F" w:rsidDel="00BD4565" w:rsidRDefault="00E72F1F" w:rsidP="000E7F9A">
      <w:pPr>
        <w:pStyle w:val="Caption"/>
        <w:ind w:firstLine="0"/>
        <w:rPr>
          <w:del w:id="367" w:author="nate nate" w:date="2022-07-31T08:42:00Z"/>
        </w:rPr>
      </w:pPr>
      <w:del w:id="368" w:author="nate nate" w:date="2022-07-31T08:42:00Z">
        <w:r w:rsidRPr="00B55F4B" w:rsidDel="00BD4565">
          <w:delText xml:space="preserve">Table </w:delText>
        </w:r>
        <w:r w:rsidDel="00BD4565">
          <w:delText>5</w:delText>
        </w:r>
        <w:r w:rsidRPr="00B55F4B" w:rsidDel="00BD4565">
          <w:delText xml:space="preserve">: </w:delText>
        </w:r>
        <w:r w:rsidR="00113FD4" w:rsidRPr="00B55F4B" w:rsidDel="00BD4565">
          <w:delText>Mean Time to Recover</w:delText>
        </w:r>
      </w:del>
    </w:p>
    <w:p w14:paraId="2FEABCED" w14:textId="173A8ADE" w:rsidR="00113FD4" w:rsidRPr="00113FD4" w:rsidRDefault="00113FD4" w:rsidP="00113FD4">
      <w:pPr>
        <w:pStyle w:val="Caption"/>
        <w:ind w:firstLine="0"/>
        <w:rPr>
          <w:i/>
          <w:iCs w:val="0"/>
        </w:rPr>
      </w:pPr>
      <w:bookmarkStart w:id="369" w:name="_Toc107430915"/>
      <w:r w:rsidRPr="00BD4565">
        <w:rPr>
          <w:b/>
          <w:bCs/>
          <w:rPrChange w:id="370" w:author="nate nate" w:date="2022-07-31T08:42:00Z">
            <w:rPr/>
          </w:rPrChange>
        </w:rPr>
        <w:t xml:space="preserve">Table </w:t>
      </w:r>
      <w:r w:rsidR="00000000" w:rsidRPr="00BD4565">
        <w:rPr>
          <w:b/>
          <w:bCs/>
          <w:rPrChange w:id="371" w:author="nate nate" w:date="2022-07-31T08:42:00Z">
            <w:rPr/>
          </w:rPrChange>
        </w:rPr>
        <w:fldChar w:fldCharType="begin"/>
      </w:r>
      <w:r w:rsidR="00000000" w:rsidRPr="00BD4565">
        <w:rPr>
          <w:b/>
          <w:bCs/>
          <w:rPrChange w:id="372" w:author="nate nate" w:date="2022-07-31T08:42:00Z">
            <w:rPr/>
          </w:rPrChange>
        </w:rPr>
        <w:instrText xml:space="preserve"> SEQ Table \* ARABIC </w:instrText>
      </w:r>
      <w:r w:rsidR="00000000" w:rsidRPr="00BD4565">
        <w:rPr>
          <w:b/>
          <w:bCs/>
          <w:rPrChange w:id="373" w:author="nate nate" w:date="2022-07-31T08:42:00Z">
            <w:rPr/>
          </w:rPrChange>
        </w:rPr>
        <w:fldChar w:fldCharType="separate"/>
      </w:r>
      <w:ins w:id="374" w:author="nate nate" w:date="2022-07-31T08:51:00Z">
        <w:r w:rsidR="00A549E3">
          <w:rPr>
            <w:b/>
            <w:bCs/>
            <w:noProof/>
          </w:rPr>
          <w:t>6</w:t>
        </w:r>
      </w:ins>
      <w:del w:id="375" w:author="nate nate" w:date="2022-07-31T08:51:00Z">
        <w:r w:rsidR="00421FD7" w:rsidRPr="00BD4565" w:rsidDel="00A549E3">
          <w:rPr>
            <w:b/>
            <w:bCs/>
            <w:noProof/>
            <w:rPrChange w:id="376" w:author="nate nate" w:date="2022-07-31T08:42:00Z">
              <w:rPr>
                <w:noProof/>
              </w:rPr>
            </w:rPrChange>
          </w:rPr>
          <w:delText>6</w:delText>
        </w:r>
      </w:del>
      <w:r w:rsidR="00000000" w:rsidRPr="00BD4565">
        <w:rPr>
          <w:b/>
          <w:bCs/>
          <w:noProof/>
          <w:rPrChange w:id="377" w:author="nate nate" w:date="2022-07-31T08:42:00Z">
            <w:rPr>
              <w:noProof/>
            </w:rPr>
          </w:rPrChange>
        </w:rPr>
        <w:fldChar w:fldCharType="end"/>
      </w:r>
      <w:r w:rsidRPr="00BD4565">
        <w:rPr>
          <w:b/>
          <w:bCs/>
          <w:rPrChange w:id="378" w:author="nate nate" w:date="2022-07-31T08:42:00Z">
            <w:rPr/>
          </w:rPrChange>
        </w:rPr>
        <w:t xml:space="preserve"> </w:t>
      </w:r>
      <w:r>
        <w:br/>
      </w:r>
      <w:r w:rsidRPr="00113FD4">
        <w:rPr>
          <w:i/>
          <w:iCs w:val="0"/>
        </w:rPr>
        <w:t>Mean Time to Recover</w:t>
      </w:r>
      <w:bookmarkEnd w:id="369"/>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79" w:author="nate nate" w:date="2022-07-31T08:43:00Z">
                <w:pPr>
                  <w:cnfStyle w:val="000000000000" w:firstRow="0" w:lastRow="0" w:firstColumn="0" w:lastColumn="0" w:oddVBand="0" w:evenVBand="0" w:oddHBand="0" w:evenHBand="0" w:firstRowFirstColumn="0" w:firstRowLastColumn="0" w:lastRowFirstColumn="0" w:lastRowLastColumn="0"/>
                </w:pPr>
              </w:pPrChange>
            </w:pPr>
            <w:r>
              <w:t>Virtual</w:t>
            </w:r>
            <w:r w:rsidRPr="00B55F4B">
              <w:t xml:space="preserve"> Peers</w:t>
            </w:r>
          </w:p>
        </w:tc>
        <w:tc>
          <w:tcPr>
            <w:tcW w:w="1393" w:type="dxa"/>
            <w:noWrap/>
            <w:hideMark/>
          </w:tcPr>
          <w:p w14:paraId="184C5CD5"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0"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Num Blocks</w:t>
            </w:r>
          </w:p>
        </w:tc>
        <w:tc>
          <w:tcPr>
            <w:tcW w:w="1060" w:type="dxa"/>
            <w:noWrap/>
            <w:hideMark/>
          </w:tcPr>
          <w:p w14:paraId="44921F76" w14:textId="4ADFC68F"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1"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MTTR (s</w:t>
            </w:r>
            <w:ins w:id="382" w:author="nate nate" w:date="2022-07-31T08:43:00Z">
              <w:r w:rsidR="00BD4565">
                <w:t>econds</w:t>
              </w:r>
            </w:ins>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003A1328"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del w:id="383" w:author="nate nate" w:date="2022-07-31T09:00:00Z">
        <w:r w:rsidDel="00383CF5">
          <w:delText>need to</w:delText>
        </w:r>
      </w:del>
      <w:ins w:id="384" w:author="nate nate" w:date="2022-07-31T09:00:00Z">
        <w:r w:rsidR="00383CF5">
          <w:t>must</w:t>
        </w:r>
      </w:ins>
      <w:r>
        <w:t xml:space="preserve"> optimize </w:t>
      </w:r>
      <w:ins w:id="385" w:author="nate nate" w:date="2022-07-31T09:00:00Z">
        <w:r w:rsidR="00383CF5">
          <w:t xml:space="preserve">scenario-specific goals </w:t>
        </w:r>
      </w:ins>
      <w:del w:id="386" w:author="nate nate" w:date="2022-07-31T09:00:00Z">
        <w:r w:rsidDel="00383CF5">
          <w:delText xml:space="preserve">different </w:delText>
        </w:r>
      </w:del>
      <w:ins w:id="387" w:author="nate nate" w:date="2022-07-31T09:00:00Z">
        <w:r w:rsidR="00383CF5">
          <w:t xml:space="preserve">and </w:t>
        </w:r>
      </w:ins>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ins w:id="388" w:author="nate nate" w:date="2022-07-31T08:43:00Z">
        <w:r w:rsidR="00BD4565">
          <w:t>s</w:t>
        </w:r>
      </w:ins>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2A75C8B3" w:rsidR="00E72F1F" w:rsidRDefault="00E431EF" w:rsidP="00E431EF">
      <w:pPr>
        <w:pStyle w:val="Caption"/>
        <w:ind w:firstLine="0"/>
      </w:pPr>
      <w:bookmarkStart w:id="389" w:name="_Toc107430840"/>
      <w:r w:rsidRPr="00BD4565">
        <w:rPr>
          <w:b/>
          <w:bCs/>
          <w:rPrChange w:id="390" w:author="nate nate" w:date="2022-07-31T08:43:00Z">
            <w:rPr/>
          </w:rPrChange>
        </w:rPr>
        <w:lastRenderedPageBreak/>
        <w:t xml:space="preserve">Figure </w:t>
      </w:r>
      <w:r w:rsidR="00000000" w:rsidRPr="00BD4565">
        <w:rPr>
          <w:b/>
          <w:bCs/>
          <w:rPrChange w:id="391" w:author="nate nate" w:date="2022-07-31T08:43:00Z">
            <w:rPr/>
          </w:rPrChange>
        </w:rPr>
        <w:fldChar w:fldCharType="begin"/>
      </w:r>
      <w:r w:rsidR="00000000" w:rsidRPr="00BD4565">
        <w:rPr>
          <w:b/>
          <w:bCs/>
          <w:rPrChange w:id="392" w:author="nate nate" w:date="2022-07-31T08:43:00Z">
            <w:rPr/>
          </w:rPrChange>
        </w:rPr>
        <w:instrText xml:space="preserve"> SEQ Figure \* ARABIC </w:instrText>
      </w:r>
      <w:r w:rsidR="00000000" w:rsidRPr="00BD4565">
        <w:rPr>
          <w:b/>
          <w:bCs/>
          <w:rPrChange w:id="393" w:author="nate nate" w:date="2022-07-31T08:43:00Z">
            <w:rPr/>
          </w:rPrChange>
        </w:rPr>
        <w:fldChar w:fldCharType="separate"/>
      </w:r>
      <w:r w:rsidR="00B377C8" w:rsidRPr="00BD4565">
        <w:rPr>
          <w:b/>
          <w:bCs/>
          <w:noProof/>
          <w:rPrChange w:id="394" w:author="nate nate" w:date="2022-07-31T08:43:00Z">
            <w:rPr>
              <w:noProof/>
            </w:rPr>
          </w:rPrChange>
        </w:rPr>
        <w:t>8</w:t>
      </w:r>
      <w:r w:rsidR="00000000" w:rsidRPr="00BD4565">
        <w:rPr>
          <w:b/>
          <w:bCs/>
          <w:noProof/>
          <w:rPrChange w:id="395" w:author="nate nate" w:date="2022-07-31T08:43:00Z">
            <w:rPr>
              <w:noProof/>
            </w:rPr>
          </w:rPrChange>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389"/>
    </w:p>
    <w:p w14:paraId="1B2FBCB7" w14:textId="182C20DB" w:rsidR="00E72F1F" w:rsidRDefault="00E72F1F" w:rsidP="009C0CE1">
      <w:r w:rsidRPr="00F3396D">
        <w:rPr>
          <w:b/>
          <w:bCs/>
        </w:rPr>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del w:id="396" w:author="nate nate" w:date="2022-07-31T08:43:00Z">
        <w:r w:rsidDel="00BD4565">
          <w:delText xml:space="preserve">is </w:delText>
        </w:r>
      </w:del>
      <w:ins w:id="397" w:author="nate nate" w:date="2022-07-31T08:43:00Z">
        <w:r w:rsidR="00BD4565">
          <w:t>are</w:t>
        </w:r>
        <w:r w:rsidR="00BD4565">
          <w:t xml:space="preserve"> </w:t>
        </w:r>
      </w:ins>
      <w:r>
        <w:t>easy to understand</w:t>
      </w:r>
      <w:del w:id="398" w:author="nate nate" w:date="2022-07-31T08:43:00Z">
        <w:r w:rsidDel="00BD4565">
          <w:delText xml:space="preserve"> but</w:delText>
        </w:r>
      </w:del>
      <w:ins w:id="399" w:author="nate nate" w:date="2022-07-31T08:43:00Z">
        <w:r w:rsidR="00BD4565">
          <w:t>. Still, they</w:t>
        </w:r>
      </w:ins>
      <w:r>
        <w:t xml:space="preserve"> need</w:t>
      </w:r>
      <w:del w:id="400" w:author="nate nate" w:date="2022-07-31T08:43:00Z">
        <w:r w:rsidDel="00BD4565">
          <w:delText>s</w:delText>
        </w:r>
      </w:del>
      <w:r>
        <w:t xml:space="preserve"> to rely on highly reliable distributed clock synchronization, an </w:t>
      </w:r>
      <w:commentRangeStart w:id="401"/>
      <w:r>
        <w:t xml:space="preserve">open research problem </w:t>
      </w:r>
      <w:commentRangeEnd w:id="401"/>
      <w:r w:rsidR="00BD4565">
        <w:rPr>
          <w:rStyle w:val="CommentReference"/>
          <w:rFonts w:eastAsia="Times New Roman" w:cs="Arial"/>
          <w:szCs w:val="20"/>
        </w:rPr>
        <w:commentReference w:id="401"/>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7025403C" w:rsidR="00E72F1F" w:rsidRDefault="00161877" w:rsidP="00161877">
      <w:pPr>
        <w:pStyle w:val="Caption"/>
        <w:ind w:firstLine="0"/>
      </w:pPr>
      <w:bookmarkStart w:id="402" w:name="_Toc107430841"/>
      <w:r w:rsidRPr="00BD4565">
        <w:rPr>
          <w:b/>
          <w:bCs/>
          <w:rPrChange w:id="403" w:author="nate nate" w:date="2022-07-31T08:44:00Z">
            <w:rPr/>
          </w:rPrChange>
        </w:rPr>
        <w:lastRenderedPageBreak/>
        <w:t xml:space="preserve">Figure </w:t>
      </w:r>
      <w:r w:rsidR="00000000" w:rsidRPr="00BD4565">
        <w:rPr>
          <w:b/>
          <w:bCs/>
          <w:rPrChange w:id="404" w:author="nate nate" w:date="2022-07-31T08:44:00Z">
            <w:rPr/>
          </w:rPrChange>
        </w:rPr>
        <w:fldChar w:fldCharType="begin"/>
      </w:r>
      <w:r w:rsidR="00000000" w:rsidRPr="00BD4565">
        <w:rPr>
          <w:b/>
          <w:bCs/>
          <w:rPrChange w:id="405" w:author="nate nate" w:date="2022-07-31T08:44:00Z">
            <w:rPr/>
          </w:rPrChange>
        </w:rPr>
        <w:instrText xml:space="preserve"> SEQ Figure \* ARABIC </w:instrText>
      </w:r>
      <w:r w:rsidR="00000000" w:rsidRPr="00BD4565">
        <w:rPr>
          <w:b/>
          <w:bCs/>
          <w:rPrChange w:id="406" w:author="nate nate" w:date="2022-07-31T08:44:00Z">
            <w:rPr/>
          </w:rPrChange>
        </w:rPr>
        <w:fldChar w:fldCharType="separate"/>
      </w:r>
      <w:r w:rsidR="00B377C8" w:rsidRPr="00BD4565">
        <w:rPr>
          <w:b/>
          <w:bCs/>
          <w:noProof/>
          <w:rPrChange w:id="407" w:author="nate nate" w:date="2022-07-31T08:44:00Z">
            <w:rPr>
              <w:noProof/>
            </w:rPr>
          </w:rPrChange>
        </w:rPr>
        <w:t>9</w:t>
      </w:r>
      <w:r w:rsidR="00000000" w:rsidRPr="00BD4565">
        <w:rPr>
          <w:b/>
          <w:bCs/>
          <w:noProof/>
          <w:rPrChange w:id="408" w:author="nate nate" w:date="2022-07-31T08:44:00Z">
            <w:rPr>
              <w:noProof/>
            </w:rPr>
          </w:rPrChange>
        </w:rPr>
        <w:fldChar w:fldCharType="end"/>
      </w:r>
      <w:ins w:id="409" w:author="nate nate" w:date="2022-07-31T08:44:00Z">
        <w:r w:rsidR="00BD4565" w:rsidRPr="00BD4565">
          <w:rPr>
            <w:b/>
            <w:bCs/>
            <w:rPrChange w:id="410" w:author="nate nate" w:date="2022-07-31T08:44:00Z">
              <w:rPr/>
            </w:rPrChange>
          </w:rPr>
          <w:br/>
        </w:r>
      </w:ins>
      <w:del w:id="411" w:author="nate nate" w:date="2022-07-31T08:44:00Z">
        <w:r w:rsidRPr="00BD4565" w:rsidDel="00BD4565">
          <w:rPr>
            <w:i/>
            <w:iCs w:val="0"/>
            <w:rPrChange w:id="412" w:author="nate nate" w:date="2022-07-31T08:44:00Z">
              <w:rPr/>
            </w:rPrChange>
          </w:rPr>
          <w:delText xml:space="preserve"> </w:delText>
        </w:r>
      </w:del>
      <w:proofErr w:type="spellStart"/>
      <w:r w:rsidRPr="00BD4565">
        <w:rPr>
          <w:i/>
          <w:iCs w:val="0"/>
          <w:rPrChange w:id="413" w:author="nate nate" w:date="2022-07-31T08:44:00Z">
            <w:rPr/>
          </w:rPrChange>
        </w:rPr>
        <w:t>Paxos</w:t>
      </w:r>
      <w:proofErr w:type="spellEnd"/>
      <w:r w:rsidRPr="00BD4565">
        <w:rPr>
          <w:i/>
          <w:iCs w:val="0"/>
          <w:rPrChange w:id="414" w:author="nate nate" w:date="2022-07-31T08:44:00Z">
            <w:rPr/>
          </w:rPrChange>
        </w:rPr>
        <w:t xml:space="preserve">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402"/>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415" w:name="_Toc107430842"/>
      <w:r w:rsidRPr="00BD4565">
        <w:rPr>
          <w:b/>
          <w:bCs/>
          <w:rPrChange w:id="416" w:author="nate nate" w:date="2022-07-31T08:44:00Z">
            <w:rPr/>
          </w:rPrChange>
        </w:rPr>
        <w:t xml:space="preserve">Figure </w:t>
      </w:r>
      <w:r w:rsidR="00000000" w:rsidRPr="00BD4565">
        <w:rPr>
          <w:b/>
          <w:bCs/>
          <w:rPrChange w:id="417" w:author="nate nate" w:date="2022-07-31T08:44:00Z">
            <w:rPr/>
          </w:rPrChange>
        </w:rPr>
        <w:fldChar w:fldCharType="begin"/>
      </w:r>
      <w:r w:rsidR="00000000" w:rsidRPr="00BD4565">
        <w:rPr>
          <w:b/>
          <w:bCs/>
          <w:rPrChange w:id="418" w:author="nate nate" w:date="2022-07-31T08:44:00Z">
            <w:rPr/>
          </w:rPrChange>
        </w:rPr>
        <w:instrText xml:space="preserve"> SEQ Figure \* ARABIC </w:instrText>
      </w:r>
      <w:r w:rsidR="00000000" w:rsidRPr="00BD4565">
        <w:rPr>
          <w:b/>
          <w:bCs/>
          <w:rPrChange w:id="419" w:author="nate nate" w:date="2022-07-31T08:44:00Z">
            <w:rPr/>
          </w:rPrChange>
        </w:rPr>
        <w:fldChar w:fldCharType="separate"/>
      </w:r>
      <w:r w:rsidR="00B377C8" w:rsidRPr="00BD4565">
        <w:rPr>
          <w:b/>
          <w:bCs/>
          <w:noProof/>
          <w:rPrChange w:id="420" w:author="nate nate" w:date="2022-07-31T08:44:00Z">
            <w:rPr>
              <w:noProof/>
            </w:rPr>
          </w:rPrChange>
        </w:rPr>
        <w:t>10</w:t>
      </w:r>
      <w:r w:rsidR="00000000" w:rsidRPr="00BD4565">
        <w:rPr>
          <w:b/>
          <w:bCs/>
          <w:noProof/>
          <w:rPrChange w:id="421" w:author="nate nate" w:date="2022-07-31T08:44:00Z">
            <w:rPr>
              <w:noProof/>
            </w:rPr>
          </w:rPrChange>
        </w:rPr>
        <w:fldChar w:fldCharType="end"/>
      </w:r>
      <w:del w:id="422" w:author="nate nate" w:date="2022-07-31T08:44:00Z">
        <w:r w:rsidDel="00BD4565">
          <w:delText xml:space="preserve"> </w:delText>
        </w:r>
      </w:del>
      <w:r>
        <w:br/>
      </w:r>
      <w:r w:rsidRPr="00E81D0D">
        <w:rPr>
          <w:i/>
          <w:iCs w:val="0"/>
        </w:rPr>
        <w:t xml:space="preserve">Durable Command Queue </w:t>
      </w:r>
      <w:r w:rsidRPr="00E81D0D">
        <w:rPr>
          <w:i/>
          <w:iCs w:val="0"/>
          <w:noProof/>
        </w:rPr>
        <w:t>Pattern</w:t>
      </w:r>
      <w:bookmarkEnd w:id="415"/>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423" w:name="_Toc109920880"/>
      <w:r>
        <w:t>Scheduling-specific design requirements</w:t>
      </w:r>
      <w:bookmarkEnd w:id="423"/>
    </w:p>
    <w:p w14:paraId="2107B9DE" w14:textId="085CAB55"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del w:id="424" w:author="nate nate" w:date="2022-07-31T08:59:00Z">
        <w:r w:rsidDel="00383CF5">
          <w:delText>starting the next training round prematurely</w:delText>
        </w:r>
      </w:del>
      <w:ins w:id="425" w:author="nate nate" w:date="2022-07-31T08:59:00Z">
        <w:r w:rsidR="00383CF5">
          <w:t>prematurely starting the next training round</w:t>
        </w:r>
      </w:ins>
      <w:r>
        <w:t xml:space="preserve">. Since each worker node owns an isolated </w:t>
      </w:r>
      <w:del w:id="426" w:author="nate nate" w:date="2022-07-31T08:59:00Z">
        <w:r w:rsidDel="00383CF5">
          <w:delText>task</w:delText>
        </w:r>
      </w:del>
      <w:ins w:id="427" w:author="nate nate" w:date="2022-07-31T08:59:00Z">
        <w:r w:rsidR="00383CF5">
          <w:t>job</w:t>
        </w:r>
      </w:ins>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428" w:name="_Toc109920881"/>
      <w:r>
        <w:t>Continuous learning techniques</w:t>
      </w:r>
      <w:bookmarkEnd w:id="428"/>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Del="00383CF5" w:rsidRDefault="001703B6" w:rsidP="001703B6">
      <w:pPr>
        <w:pStyle w:val="Caption"/>
        <w:ind w:firstLine="0"/>
        <w:rPr>
          <w:del w:id="429" w:author="nate nate" w:date="2022-07-31T09:23:00Z"/>
        </w:rPr>
      </w:pPr>
      <w:bookmarkStart w:id="430" w:name="_Toc107430843"/>
      <w:r w:rsidRPr="00BD4565">
        <w:rPr>
          <w:b/>
          <w:bCs/>
          <w:rPrChange w:id="431" w:author="nate nate" w:date="2022-07-31T08:44:00Z">
            <w:rPr/>
          </w:rPrChange>
        </w:rPr>
        <w:t xml:space="preserve">Figure </w:t>
      </w:r>
      <w:r w:rsidR="00000000" w:rsidRPr="00BD4565">
        <w:rPr>
          <w:b/>
          <w:bCs/>
          <w:rPrChange w:id="432" w:author="nate nate" w:date="2022-07-31T08:44:00Z">
            <w:rPr/>
          </w:rPrChange>
        </w:rPr>
        <w:fldChar w:fldCharType="begin"/>
      </w:r>
      <w:r w:rsidR="00000000" w:rsidRPr="00BD4565">
        <w:rPr>
          <w:b/>
          <w:bCs/>
          <w:rPrChange w:id="433" w:author="nate nate" w:date="2022-07-31T08:44:00Z">
            <w:rPr/>
          </w:rPrChange>
        </w:rPr>
        <w:instrText xml:space="preserve"> SEQ Figure \* ARABIC </w:instrText>
      </w:r>
      <w:r w:rsidR="00000000" w:rsidRPr="00BD4565">
        <w:rPr>
          <w:b/>
          <w:bCs/>
          <w:rPrChange w:id="434" w:author="nate nate" w:date="2022-07-31T08:44:00Z">
            <w:rPr/>
          </w:rPrChange>
        </w:rPr>
        <w:fldChar w:fldCharType="separate"/>
      </w:r>
      <w:r w:rsidR="00B377C8" w:rsidRPr="00BD4565">
        <w:rPr>
          <w:b/>
          <w:bCs/>
          <w:noProof/>
          <w:rPrChange w:id="435" w:author="nate nate" w:date="2022-07-31T08:44:00Z">
            <w:rPr>
              <w:noProof/>
            </w:rPr>
          </w:rPrChange>
        </w:rPr>
        <w:t>11</w:t>
      </w:r>
      <w:r w:rsidR="00000000" w:rsidRPr="00BD4565">
        <w:rPr>
          <w:b/>
          <w:bCs/>
          <w:noProof/>
          <w:rPrChange w:id="436" w:author="nate nate" w:date="2022-07-31T08:44:00Z">
            <w:rPr>
              <w:noProof/>
            </w:rPr>
          </w:rPrChange>
        </w:rPr>
        <w:fldChar w:fldCharType="end"/>
      </w:r>
      <w:del w:id="437" w:author="nate nate" w:date="2022-07-31T08:44:00Z">
        <w:r w:rsidDel="00BD4565">
          <w:delText xml:space="preserve"> </w:delText>
        </w:r>
      </w:del>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430"/>
    </w:p>
    <w:p w14:paraId="18E16106" w14:textId="77777777" w:rsidR="00E72F1F" w:rsidRDefault="00E72F1F" w:rsidP="00383CF5">
      <w:pPr>
        <w:pStyle w:val="Caption"/>
        <w:ind w:firstLine="0"/>
        <w:pPrChange w:id="438" w:author="nate nate" w:date="2022-07-31T09:23:00Z">
          <w:pPr/>
        </w:pPrChange>
      </w:pPr>
    </w:p>
    <w:p w14:paraId="1953F441" w14:textId="027AFA5F" w:rsidR="00E72F1F" w:rsidRPr="00CC7C54" w:rsidRDefault="00E72F1F" w:rsidP="000654C0">
      <w:pPr>
        <w:rPr>
          <w:b/>
          <w:bCs/>
        </w:rPr>
      </w:pPr>
      <w:commentRangeStart w:id="439"/>
      <w:r w:rsidRPr="00F3396D">
        <w:rPr>
          <w:b/>
          <w:bCs/>
        </w:rPr>
        <w:t>Stream-based training architectures.</w:t>
      </w:r>
      <w:r>
        <w:rPr>
          <w:b/>
          <w:bCs/>
        </w:rPr>
        <w:t xml:space="preserve"> </w:t>
      </w:r>
      <w:r>
        <w:t>This section is a place</w:t>
      </w:r>
      <w:del w:id="440" w:author="nate nate" w:date="2022-07-31T08:44:00Z">
        <w:r w:rsidDel="00BD4565">
          <w:delText xml:space="preserve"> </w:delText>
        </w:r>
      </w:del>
      <w:r>
        <w:t xml:space="preserve">holder for </w:t>
      </w:r>
      <w:r w:rsidRPr="00F3396D">
        <w:t>future</w:t>
      </w:r>
      <w:r>
        <w:rPr>
          <w:b/>
          <w:bCs/>
        </w:rPr>
        <w:t xml:space="preserve"> </w:t>
      </w:r>
      <w:r>
        <w:t>literature review topics that may expand upon this point.</w:t>
      </w:r>
      <w:commentRangeEnd w:id="439"/>
      <w:r w:rsidR="00BD4565">
        <w:rPr>
          <w:rStyle w:val="CommentReference"/>
          <w:rFonts w:eastAsia="Times New Roman" w:cs="Arial"/>
          <w:szCs w:val="20"/>
        </w:rPr>
        <w:commentReference w:id="439"/>
      </w:r>
    </w:p>
    <w:p w14:paraId="44CE299F" w14:textId="77777777" w:rsidR="00E72F1F" w:rsidRDefault="00E72F1F" w:rsidP="009C0CE1">
      <w:pPr>
        <w:pStyle w:val="Heading2"/>
        <w:ind w:firstLine="0"/>
      </w:pPr>
      <w:bookmarkStart w:id="441" w:name="_Toc109920882"/>
      <w:r>
        <w:t>What is autoencoding</w:t>
      </w:r>
      <w:bookmarkEnd w:id="441"/>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442" w:name="_Toc107430844"/>
      <w:r w:rsidRPr="00BD4565">
        <w:rPr>
          <w:b/>
          <w:bCs/>
          <w:rPrChange w:id="443" w:author="nate nate" w:date="2022-07-31T08:45:00Z">
            <w:rPr/>
          </w:rPrChange>
        </w:rPr>
        <w:t xml:space="preserve">Figure </w:t>
      </w:r>
      <w:r w:rsidR="00000000" w:rsidRPr="00BD4565">
        <w:rPr>
          <w:b/>
          <w:bCs/>
          <w:rPrChange w:id="444" w:author="nate nate" w:date="2022-07-31T08:45:00Z">
            <w:rPr/>
          </w:rPrChange>
        </w:rPr>
        <w:fldChar w:fldCharType="begin"/>
      </w:r>
      <w:r w:rsidR="00000000" w:rsidRPr="00BD4565">
        <w:rPr>
          <w:b/>
          <w:bCs/>
          <w:rPrChange w:id="445" w:author="nate nate" w:date="2022-07-31T08:45:00Z">
            <w:rPr/>
          </w:rPrChange>
        </w:rPr>
        <w:instrText xml:space="preserve"> SEQ Figure \* ARABIC </w:instrText>
      </w:r>
      <w:r w:rsidR="00000000" w:rsidRPr="00BD4565">
        <w:rPr>
          <w:b/>
          <w:bCs/>
          <w:rPrChange w:id="446" w:author="nate nate" w:date="2022-07-31T08:45:00Z">
            <w:rPr/>
          </w:rPrChange>
        </w:rPr>
        <w:fldChar w:fldCharType="separate"/>
      </w:r>
      <w:r w:rsidR="00B377C8" w:rsidRPr="00BD4565">
        <w:rPr>
          <w:b/>
          <w:bCs/>
          <w:noProof/>
          <w:rPrChange w:id="447" w:author="nate nate" w:date="2022-07-31T08:45:00Z">
            <w:rPr>
              <w:noProof/>
            </w:rPr>
          </w:rPrChange>
        </w:rPr>
        <w:t>12</w:t>
      </w:r>
      <w:r w:rsidR="00000000" w:rsidRPr="00BD4565">
        <w:rPr>
          <w:b/>
          <w:bCs/>
          <w:noProof/>
          <w:rPrChange w:id="448" w:author="nate nate" w:date="2022-07-31T08:45:00Z">
            <w:rPr>
              <w:noProof/>
            </w:rPr>
          </w:rPrChange>
        </w:rPr>
        <w:fldChar w:fldCharType="end"/>
      </w:r>
      <w:del w:id="449" w:author="nate nate" w:date="2022-07-31T08:45:00Z">
        <w:r w:rsidDel="00BD4565">
          <w:delText xml:space="preserve"> </w:delText>
        </w:r>
      </w:del>
      <w:r>
        <w:br/>
      </w:r>
      <w:r w:rsidRPr="00A306F2">
        <w:rPr>
          <w:i/>
          <w:iCs w:val="0"/>
        </w:rPr>
        <w:t>Autoencoding architecture</w:t>
      </w:r>
      <w:bookmarkEnd w:id="442"/>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450" w:name="_Toc109920883"/>
      <w:commentRangeStart w:id="451"/>
      <w:r>
        <w:t>Example usages</w:t>
      </w:r>
      <w:bookmarkEnd w:id="450"/>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451"/>
      <w:r w:rsidR="00BD4565">
        <w:rPr>
          <w:rStyle w:val="CommentReference"/>
          <w:rFonts w:eastAsia="Times New Roman" w:cs="Arial"/>
          <w:szCs w:val="20"/>
        </w:rPr>
        <w:commentReference w:id="451"/>
      </w:r>
    </w:p>
    <w:p w14:paraId="5CC2232B" w14:textId="77777777" w:rsidR="00E72F1F" w:rsidRDefault="00E72F1F" w:rsidP="009C0CE1">
      <w:pPr>
        <w:pStyle w:val="Heading2"/>
        <w:ind w:firstLine="0"/>
      </w:pPr>
      <w:bookmarkStart w:id="452" w:name="_Toc109920884"/>
      <w:r>
        <w:t xml:space="preserve">How does sequence analysis </w:t>
      </w:r>
      <w:proofErr w:type="gramStart"/>
      <w:r>
        <w:t>work</w:t>
      </w:r>
      <w:bookmarkEnd w:id="452"/>
      <w:proofErr w:type="gramEnd"/>
    </w:p>
    <w:p w14:paraId="1ECC09F5" w14:textId="77777777" w:rsidR="00E72F1F" w:rsidRDefault="00E72F1F" w:rsidP="009C0CE1">
      <w:commentRangeStart w:id="453"/>
      <w:r>
        <w:t xml:space="preserve">Natural </w:t>
      </w:r>
      <w:commentRangeEnd w:id="453"/>
      <w:r>
        <w:rPr>
          <w:rStyle w:val="CommentReference"/>
        </w:rPr>
        <w:commentReference w:id="453"/>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454" w:name="_Toc109920885"/>
      <w:r>
        <w:t>Language Parsing</w:t>
      </w:r>
      <w:bookmarkEnd w:id="454"/>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455" w:name="_Toc107430845"/>
      <w:r w:rsidRPr="00BD4565">
        <w:rPr>
          <w:b/>
          <w:bCs/>
          <w:rPrChange w:id="456" w:author="nate nate" w:date="2022-07-31T08:45:00Z">
            <w:rPr/>
          </w:rPrChange>
        </w:rPr>
        <w:t xml:space="preserve">Figure </w:t>
      </w:r>
      <w:r w:rsidR="00000000" w:rsidRPr="00BD4565">
        <w:rPr>
          <w:b/>
          <w:bCs/>
          <w:rPrChange w:id="457" w:author="nate nate" w:date="2022-07-31T08:45:00Z">
            <w:rPr/>
          </w:rPrChange>
        </w:rPr>
        <w:fldChar w:fldCharType="begin"/>
      </w:r>
      <w:r w:rsidR="00000000" w:rsidRPr="00BD4565">
        <w:rPr>
          <w:b/>
          <w:bCs/>
          <w:rPrChange w:id="458" w:author="nate nate" w:date="2022-07-31T08:45:00Z">
            <w:rPr/>
          </w:rPrChange>
        </w:rPr>
        <w:instrText xml:space="preserve"> SEQ Figure \* ARABIC </w:instrText>
      </w:r>
      <w:r w:rsidR="00000000" w:rsidRPr="00BD4565">
        <w:rPr>
          <w:b/>
          <w:bCs/>
          <w:rPrChange w:id="459" w:author="nate nate" w:date="2022-07-31T08:45:00Z">
            <w:rPr/>
          </w:rPrChange>
        </w:rPr>
        <w:fldChar w:fldCharType="separate"/>
      </w:r>
      <w:r w:rsidR="00B377C8" w:rsidRPr="00BD4565">
        <w:rPr>
          <w:b/>
          <w:bCs/>
          <w:noProof/>
          <w:rPrChange w:id="460" w:author="nate nate" w:date="2022-07-31T08:45:00Z">
            <w:rPr>
              <w:noProof/>
            </w:rPr>
          </w:rPrChange>
        </w:rPr>
        <w:t>13</w:t>
      </w:r>
      <w:r w:rsidR="00000000" w:rsidRPr="00BD4565">
        <w:rPr>
          <w:b/>
          <w:bCs/>
          <w:noProof/>
          <w:rPrChange w:id="461" w:author="nate nate" w:date="2022-07-31T08:45:00Z">
            <w:rPr>
              <w:noProof/>
            </w:rPr>
          </w:rPrChange>
        </w:rPr>
        <w:fldChar w:fldCharType="end"/>
      </w:r>
      <w:r>
        <w:br/>
      </w:r>
      <w:r w:rsidRPr="001236EF">
        <w:rPr>
          <w:i/>
          <w:iCs w:val="0"/>
        </w:rPr>
        <w:t>NLP Analysis Procedure</w:t>
      </w:r>
      <w:bookmarkEnd w:id="455"/>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462" w:name="_Toc109920886"/>
      <w:r>
        <w:t>Deep Learning</w:t>
      </w:r>
      <w:bookmarkEnd w:id="462"/>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463"/>
      <w:r>
        <w:t xml:space="preserve">see Table 6), </w:t>
      </w:r>
      <w:commentRangeEnd w:id="463"/>
      <w:r>
        <w:rPr>
          <w:rStyle w:val="CommentReference"/>
        </w:rPr>
        <w:commentReference w:id="463"/>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68AF3006" w:rsidR="00D22622" w:rsidRPr="00D22622" w:rsidRDefault="00D22622" w:rsidP="00D22622">
      <w:pPr>
        <w:pStyle w:val="Caption"/>
        <w:ind w:firstLine="0"/>
        <w:rPr>
          <w:i/>
          <w:iCs w:val="0"/>
        </w:rPr>
      </w:pPr>
      <w:bookmarkStart w:id="464" w:name="_Toc107430916"/>
      <w:r w:rsidRPr="00BD4565">
        <w:rPr>
          <w:b/>
          <w:bCs/>
          <w:rPrChange w:id="465" w:author="nate nate" w:date="2022-07-31T08:46:00Z">
            <w:rPr/>
          </w:rPrChange>
        </w:rPr>
        <w:t xml:space="preserve">Table </w:t>
      </w:r>
      <w:r w:rsidR="00000000" w:rsidRPr="00BD4565">
        <w:rPr>
          <w:b/>
          <w:bCs/>
          <w:rPrChange w:id="466" w:author="nate nate" w:date="2022-07-31T08:46:00Z">
            <w:rPr/>
          </w:rPrChange>
        </w:rPr>
        <w:fldChar w:fldCharType="begin"/>
      </w:r>
      <w:r w:rsidR="00000000" w:rsidRPr="00BD4565">
        <w:rPr>
          <w:b/>
          <w:bCs/>
          <w:rPrChange w:id="467" w:author="nate nate" w:date="2022-07-31T08:46:00Z">
            <w:rPr/>
          </w:rPrChange>
        </w:rPr>
        <w:instrText xml:space="preserve"> SEQ Table \* ARABIC </w:instrText>
      </w:r>
      <w:r w:rsidR="00000000" w:rsidRPr="00BD4565">
        <w:rPr>
          <w:b/>
          <w:bCs/>
          <w:rPrChange w:id="468" w:author="nate nate" w:date="2022-07-31T08:46:00Z">
            <w:rPr/>
          </w:rPrChange>
        </w:rPr>
        <w:fldChar w:fldCharType="separate"/>
      </w:r>
      <w:ins w:id="469" w:author="nate nate" w:date="2022-07-31T08:51:00Z">
        <w:r w:rsidR="00A549E3">
          <w:rPr>
            <w:b/>
            <w:bCs/>
            <w:noProof/>
          </w:rPr>
          <w:t>7</w:t>
        </w:r>
      </w:ins>
      <w:del w:id="470" w:author="nate nate" w:date="2022-07-31T08:51:00Z">
        <w:r w:rsidR="00421FD7" w:rsidRPr="00BD4565" w:rsidDel="00A549E3">
          <w:rPr>
            <w:b/>
            <w:bCs/>
            <w:noProof/>
            <w:rPrChange w:id="471" w:author="nate nate" w:date="2022-07-31T08:46:00Z">
              <w:rPr>
                <w:noProof/>
              </w:rPr>
            </w:rPrChange>
          </w:rPr>
          <w:delText>7</w:delText>
        </w:r>
      </w:del>
      <w:r w:rsidR="00000000" w:rsidRPr="00BD4565">
        <w:rPr>
          <w:b/>
          <w:bCs/>
          <w:noProof/>
          <w:rPrChange w:id="472" w:author="nate nate" w:date="2022-07-31T08:46:00Z">
            <w:rPr>
              <w:noProof/>
            </w:rPr>
          </w:rPrChange>
        </w:rPr>
        <w:fldChar w:fldCharType="end"/>
      </w:r>
      <w:del w:id="473" w:author="nate nate" w:date="2022-07-31T08:46:00Z">
        <w:r w:rsidDel="00BD4565">
          <w:delText xml:space="preserve"> </w:delText>
        </w:r>
      </w:del>
      <w:r>
        <w:br/>
      </w:r>
      <w:r w:rsidRPr="00D22622">
        <w:rPr>
          <w:i/>
          <w:iCs w:val="0"/>
        </w:rPr>
        <w:t>Example progressions of N.N. architecture complexity</w:t>
      </w:r>
      <w:bookmarkEnd w:id="464"/>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 xml:space="preserve">Long </w:t>
            </w:r>
            <w:proofErr w:type="gramStart"/>
            <w:r>
              <w:t>Short Term</w:t>
            </w:r>
            <w:proofErr w:type="gramEnd"/>
            <w:r>
              <w:t xml:space="preserve">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2B213A1E" w:rsidR="00E72F1F" w:rsidDel="00BD4565" w:rsidRDefault="00E72F1F" w:rsidP="009C0CE1">
      <w:pPr>
        <w:pStyle w:val="Caption"/>
        <w:rPr>
          <w:del w:id="474" w:author="nate nate" w:date="2022-07-31T08:46:00Z"/>
        </w:rPr>
      </w:pPr>
      <w:del w:id="475" w:author="nate nate" w:date="2022-07-31T08:46:00Z">
        <w:r w:rsidDel="00BD4565">
          <w:lastRenderedPageBreak/>
          <w:delText>Figure 14: Abstract Diagram of Differences</w:delText>
        </w:r>
      </w:del>
    </w:p>
    <w:p w14:paraId="6ACB7771" w14:textId="3A654182" w:rsidR="00E72F1F" w:rsidRPr="004523FE" w:rsidRDefault="00E14B05" w:rsidP="00E14B05">
      <w:pPr>
        <w:pStyle w:val="Caption"/>
        <w:ind w:firstLine="0"/>
      </w:pPr>
      <w:bookmarkStart w:id="476" w:name="_Toc107430846"/>
      <w:r w:rsidRPr="00BD4565">
        <w:rPr>
          <w:b/>
          <w:bCs/>
          <w:rPrChange w:id="477" w:author="nate nate" w:date="2022-07-31T08:46:00Z">
            <w:rPr/>
          </w:rPrChange>
        </w:rPr>
        <w:t xml:space="preserve">Figure </w:t>
      </w:r>
      <w:r w:rsidR="00000000" w:rsidRPr="00BD4565">
        <w:rPr>
          <w:b/>
          <w:bCs/>
          <w:rPrChange w:id="478" w:author="nate nate" w:date="2022-07-31T08:46:00Z">
            <w:rPr/>
          </w:rPrChange>
        </w:rPr>
        <w:fldChar w:fldCharType="begin"/>
      </w:r>
      <w:r w:rsidR="00000000" w:rsidRPr="00BD4565">
        <w:rPr>
          <w:b/>
          <w:bCs/>
          <w:rPrChange w:id="479" w:author="nate nate" w:date="2022-07-31T08:46:00Z">
            <w:rPr/>
          </w:rPrChange>
        </w:rPr>
        <w:instrText xml:space="preserve"> SEQ Figure \* ARABIC </w:instrText>
      </w:r>
      <w:r w:rsidR="00000000" w:rsidRPr="00BD4565">
        <w:rPr>
          <w:b/>
          <w:bCs/>
          <w:rPrChange w:id="480" w:author="nate nate" w:date="2022-07-31T08:46:00Z">
            <w:rPr/>
          </w:rPrChange>
        </w:rPr>
        <w:fldChar w:fldCharType="separate"/>
      </w:r>
      <w:r w:rsidR="00B377C8" w:rsidRPr="00BD4565">
        <w:rPr>
          <w:b/>
          <w:bCs/>
          <w:noProof/>
          <w:rPrChange w:id="481" w:author="nate nate" w:date="2022-07-31T08:46:00Z">
            <w:rPr>
              <w:noProof/>
            </w:rPr>
          </w:rPrChange>
        </w:rPr>
        <w:t>14</w:t>
      </w:r>
      <w:r w:rsidR="00000000" w:rsidRPr="00BD4565">
        <w:rPr>
          <w:b/>
          <w:bCs/>
          <w:noProof/>
          <w:rPrChange w:id="482" w:author="nate nate" w:date="2022-07-31T08:46:00Z">
            <w:rPr>
              <w:noProof/>
            </w:rPr>
          </w:rPrChange>
        </w:rPr>
        <w:fldChar w:fldCharType="end"/>
      </w:r>
      <w:r w:rsidRPr="00BD4565">
        <w:rPr>
          <w:b/>
          <w:bCs/>
          <w:rPrChange w:id="483" w:author="nate nate" w:date="2022-07-31T08:46:00Z">
            <w:rPr/>
          </w:rPrChange>
        </w:rPr>
        <w:t xml:space="preserve"> </w:t>
      </w:r>
      <w:r w:rsidRPr="00BD4565">
        <w:rPr>
          <w:b/>
          <w:bCs/>
          <w:rPrChange w:id="484" w:author="nate nate" w:date="2022-07-31T08:46:00Z">
            <w:rPr/>
          </w:rPrChange>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476"/>
    </w:p>
    <w:p w14:paraId="1AB2120E" w14:textId="77777777" w:rsidR="00E72F1F" w:rsidRDefault="00E72F1F" w:rsidP="009C0CE1">
      <w:pPr>
        <w:pStyle w:val="Heading3"/>
        <w:ind w:firstLine="0"/>
      </w:pPr>
      <w:bookmarkStart w:id="485" w:name="_Toc109920887"/>
      <w:r>
        <w:t>Feature Extraction Process</w:t>
      </w:r>
      <w:bookmarkEnd w:id="485"/>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0A65BA9F" w:rsidR="00E72F1F" w:rsidRDefault="009C0CE1" w:rsidP="009C0CE1">
      <w:r>
        <w:lastRenderedPageBreak/>
        <w:t>Researchers</w:t>
      </w:r>
      <w:commentRangeStart w:id="486"/>
      <w:r w:rsidR="00E72F1F">
        <w:t xml:space="preserve"> </w:t>
      </w:r>
      <w:commentRangeEnd w:id="486"/>
      <w:r w:rsidR="00E72F1F">
        <w:rPr>
          <w:rStyle w:val="CommentReference"/>
        </w:rPr>
        <w:commentReference w:id="48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ins w:id="487" w:author="nate nate" w:date="2022-07-31T08:46:00Z">
        <w:r w:rsidR="00BD4565">
          <w:t xml:space="preserve">the </w:t>
        </w:r>
      </w:ins>
      <w:r>
        <w:t>political</w:t>
      </w:r>
      <w:r w:rsidR="00E72F1F">
        <w:t xml:space="preserve"> </w:t>
      </w:r>
      <w:del w:id="488" w:author="nate nate" w:date="2022-07-31T08:46:00Z">
        <w:r w:rsidR="00E72F1F" w:rsidDel="00BD4565">
          <w:delText xml:space="preserve">position </w:delText>
        </w:r>
      </w:del>
      <w:ins w:id="489" w:author="nate nate" w:date="2022-07-31T08:46:00Z">
        <w:r w:rsidR="00BD4565">
          <w:t>situa</w:t>
        </w:r>
        <w:r w:rsidR="00BD4565">
          <w:t xml:space="preserve">tion </w:t>
        </w:r>
      </w:ins>
      <w:r w:rsidR="00E72F1F">
        <w:t>that the other side is illegitimate or less sophisticated.</w:t>
      </w:r>
    </w:p>
    <w:p w14:paraId="42F4A560" w14:textId="77777777" w:rsidR="00E72F1F" w:rsidRDefault="00E72F1F" w:rsidP="009C0CE1">
      <w:pPr>
        <w:pStyle w:val="Heading3"/>
        <w:ind w:firstLine="0"/>
      </w:pPr>
      <w:bookmarkStart w:id="490" w:name="_Toc109920888"/>
      <w:r>
        <w:t>Training Process</w:t>
      </w:r>
      <w:bookmarkEnd w:id="490"/>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491" w:name="_Toc107430847"/>
      <w:r w:rsidRPr="00BD4565">
        <w:rPr>
          <w:b/>
          <w:bCs/>
          <w:rPrChange w:id="492" w:author="nate nate" w:date="2022-07-31T08:46:00Z">
            <w:rPr/>
          </w:rPrChange>
        </w:rPr>
        <w:lastRenderedPageBreak/>
        <w:t xml:space="preserve">Figure </w:t>
      </w:r>
      <w:r w:rsidR="00000000" w:rsidRPr="00BD4565">
        <w:rPr>
          <w:b/>
          <w:bCs/>
          <w:rPrChange w:id="493" w:author="nate nate" w:date="2022-07-31T08:46:00Z">
            <w:rPr/>
          </w:rPrChange>
        </w:rPr>
        <w:fldChar w:fldCharType="begin"/>
      </w:r>
      <w:r w:rsidR="00000000" w:rsidRPr="00BD4565">
        <w:rPr>
          <w:b/>
          <w:bCs/>
          <w:rPrChange w:id="494" w:author="nate nate" w:date="2022-07-31T08:46:00Z">
            <w:rPr/>
          </w:rPrChange>
        </w:rPr>
        <w:instrText xml:space="preserve"> SEQ Figure \* ARABIC </w:instrText>
      </w:r>
      <w:r w:rsidR="00000000" w:rsidRPr="00BD4565">
        <w:rPr>
          <w:b/>
          <w:bCs/>
          <w:rPrChange w:id="495" w:author="nate nate" w:date="2022-07-31T08:46:00Z">
            <w:rPr/>
          </w:rPrChange>
        </w:rPr>
        <w:fldChar w:fldCharType="separate"/>
      </w:r>
      <w:r w:rsidR="00B377C8" w:rsidRPr="00BD4565">
        <w:rPr>
          <w:b/>
          <w:bCs/>
          <w:noProof/>
          <w:rPrChange w:id="496" w:author="nate nate" w:date="2022-07-31T08:46:00Z">
            <w:rPr>
              <w:noProof/>
            </w:rPr>
          </w:rPrChange>
        </w:rPr>
        <w:t>15</w:t>
      </w:r>
      <w:r w:rsidR="00000000" w:rsidRPr="00BD4565">
        <w:rPr>
          <w:b/>
          <w:bCs/>
          <w:noProof/>
          <w:rPrChange w:id="497" w:author="nate nate" w:date="2022-07-31T08:46:00Z">
            <w:rPr>
              <w:noProof/>
            </w:rPr>
          </w:rPrChange>
        </w:rPr>
        <w:fldChar w:fldCharType="end"/>
      </w:r>
      <w:del w:id="498" w:author="nate nate" w:date="2022-07-31T08:46:00Z">
        <w:r w:rsidDel="00BD4565">
          <w:delText xml:space="preserve"> </w:delText>
        </w:r>
      </w:del>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491"/>
    </w:p>
    <w:p w14:paraId="64C2161F" w14:textId="77777777" w:rsidR="00E72F1F" w:rsidRDefault="00E72F1F" w:rsidP="009C0CE1">
      <w:pPr>
        <w:pStyle w:val="Heading2"/>
        <w:ind w:firstLine="0"/>
      </w:pPr>
      <w:bookmarkStart w:id="499" w:name="_Toc109920889"/>
      <w:r>
        <w:t>How does r</w:t>
      </w:r>
      <w:commentRangeStart w:id="500"/>
      <w:r>
        <w:t>ecognizing human activities</w:t>
      </w:r>
      <w:commentRangeEnd w:id="500"/>
      <w:r>
        <w:rPr>
          <w:rStyle w:val="CommentReference"/>
          <w:b w:val="0"/>
        </w:rPr>
        <w:commentReference w:id="500"/>
      </w:r>
      <w:r>
        <w:t xml:space="preserve"> work</w:t>
      </w:r>
      <w:bookmarkEnd w:id="49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5D429972" w14:textId="77777777" w:rsidR="00E72F1F" w:rsidRDefault="00E72F1F" w:rsidP="009C0CE1">
      <w:pPr>
        <w:pStyle w:val="Heading3"/>
        <w:ind w:firstLine="0"/>
      </w:pPr>
      <w:bookmarkStart w:id="501" w:name="_Toc109920890"/>
      <w:r>
        <w:t>Restricted Boltzmann Machine (RBM)</w:t>
      </w:r>
      <w:bookmarkEnd w:id="50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502" w:name="_Toc109920891"/>
      <w:r>
        <w:lastRenderedPageBreak/>
        <w:t>Convolutional Neural Networks (CNN)</w:t>
      </w:r>
      <w:bookmarkEnd w:id="502"/>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503" w:name="_Toc107430848"/>
      <w:r w:rsidRPr="00BD4565">
        <w:rPr>
          <w:b/>
          <w:bCs/>
          <w:rPrChange w:id="504" w:author="nate nate" w:date="2022-07-31T08:46:00Z">
            <w:rPr/>
          </w:rPrChange>
        </w:rPr>
        <w:lastRenderedPageBreak/>
        <w:t xml:space="preserve">Figure </w:t>
      </w:r>
      <w:r w:rsidR="00000000" w:rsidRPr="00BD4565">
        <w:rPr>
          <w:b/>
          <w:bCs/>
          <w:rPrChange w:id="505" w:author="nate nate" w:date="2022-07-31T08:46:00Z">
            <w:rPr/>
          </w:rPrChange>
        </w:rPr>
        <w:fldChar w:fldCharType="begin"/>
      </w:r>
      <w:r w:rsidR="00000000" w:rsidRPr="00BD4565">
        <w:rPr>
          <w:b/>
          <w:bCs/>
          <w:rPrChange w:id="506" w:author="nate nate" w:date="2022-07-31T08:46:00Z">
            <w:rPr/>
          </w:rPrChange>
        </w:rPr>
        <w:instrText xml:space="preserve"> SEQ Figure \* ARABIC </w:instrText>
      </w:r>
      <w:r w:rsidR="00000000" w:rsidRPr="00BD4565">
        <w:rPr>
          <w:b/>
          <w:bCs/>
          <w:rPrChange w:id="507" w:author="nate nate" w:date="2022-07-31T08:46:00Z">
            <w:rPr/>
          </w:rPrChange>
        </w:rPr>
        <w:fldChar w:fldCharType="separate"/>
      </w:r>
      <w:r w:rsidR="00B377C8" w:rsidRPr="00BD4565">
        <w:rPr>
          <w:b/>
          <w:bCs/>
          <w:noProof/>
          <w:rPrChange w:id="508" w:author="nate nate" w:date="2022-07-31T08:46:00Z">
            <w:rPr>
              <w:noProof/>
            </w:rPr>
          </w:rPrChange>
        </w:rPr>
        <w:t>16</w:t>
      </w:r>
      <w:r w:rsidR="00000000" w:rsidRPr="00BD4565">
        <w:rPr>
          <w:b/>
          <w:bCs/>
          <w:noProof/>
          <w:rPrChange w:id="509" w:author="nate nate" w:date="2022-07-31T08:46:00Z">
            <w:rPr>
              <w:noProof/>
            </w:rPr>
          </w:rPrChange>
        </w:rPr>
        <w:fldChar w:fldCharType="end"/>
      </w:r>
      <w:del w:id="510" w:author="nate nate" w:date="2022-07-31T08:46:00Z">
        <w:r w:rsidDel="00BD4565">
          <w:delText xml:space="preserve"> </w:delText>
        </w:r>
      </w:del>
      <w:r>
        <w:br/>
      </w:r>
      <w:r w:rsidRPr="005B0D64">
        <w:rPr>
          <w:i/>
          <w:iCs w:val="0"/>
        </w:rPr>
        <w:t>Network Structure</w:t>
      </w:r>
      <w:bookmarkEnd w:id="50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511" w:name="_Toc109920892"/>
      <w:commentRangeStart w:id="512"/>
      <w:r>
        <w:t>How do dynamic environment simulations work</w:t>
      </w:r>
      <w:bookmarkEnd w:id="511"/>
      <w:commentRangeEnd w:id="512"/>
      <w:r w:rsidR="00BD4565">
        <w:rPr>
          <w:rStyle w:val="CommentReference"/>
          <w:b w:val="0"/>
          <w:bCs w:val="0"/>
          <w:szCs w:val="20"/>
        </w:rPr>
        <w:commentReference w:id="512"/>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513" w:name="_Toc109920893"/>
      <w:r>
        <w:t>Methods</w:t>
      </w:r>
      <w:bookmarkEnd w:id="513"/>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514" w:name="_Toc109920894"/>
      <w:r>
        <w:t>Unity-based</w:t>
      </w:r>
      <w:bookmarkEnd w:id="514"/>
    </w:p>
    <w:p w14:paraId="1CDB04BC" w14:textId="623AF844" w:rsidR="00E72F1F" w:rsidRPr="00536345" w:rsidRDefault="00E72F1F" w:rsidP="009C0CE1">
      <w:r>
        <w:t xml:space="preserve">Placeholder for anything </w:t>
      </w:r>
      <w:del w:id="515" w:author="nate nate" w:date="2022-07-31T08:59:00Z">
        <w:r w:rsidDel="00383CF5">
          <w:delText xml:space="preserve">Unity </w:delText>
        </w:r>
      </w:del>
      <w:ins w:id="516" w:author="nate nate" w:date="2022-07-31T08:59:00Z">
        <w:r w:rsidR="00383CF5">
          <w:t>Unity</w:t>
        </w:r>
        <w:r w:rsidR="00383CF5">
          <w:t>-</w:t>
        </w:r>
      </w:ins>
      <w:r>
        <w:t>specific.</w:t>
      </w:r>
    </w:p>
    <w:p w14:paraId="19515679" w14:textId="77777777" w:rsidR="00E72F1F" w:rsidRDefault="00E72F1F" w:rsidP="009C0CE1">
      <w:pPr>
        <w:pStyle w:val="Heading2"/>
        <w:ind w:firstLine="0"/>
      </w:pPr>
      <w:bookmarkStart w:id="517" w:name="_Toc109920895"/>
      <w:r>
        <w:t xml:space="preserve">Computer vision and autonomous </w:t>
      </w:r>
      <w:commentRangeStart w:id="518"/>
      <w:r>
        <w:t>driving</w:t>
      </w:r>
      <w:commentRangeEnd w:id="518"/>
      <w:r>
        <w:rPr>
          <w:rStyle w:val="CommentReference"/>
          <w:b w:val="0"/>
        </w:rPr>
        <w:commentReference w:id="518"/>
      </w:r>
      <w:bookmarkEnd w:id="51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519" w:name="_Toc107430849"/>
      <w:r w:rsidRPr="00BD4565">
        <w:rPr>
          <w:b/>
          <w:bCs/>
          <w:rPrChange w:id="520" w:author="nate nate" w:date="2022-07-31T08:47:00Z">
            <w:rPr/>
          </w:rPrChange>
        </w:rPr>
        <w:t xml:space="preserve">Figure </w:t>
      </w:r>
      <w:r w:rsidR="00000000" w:rsidRPr="00BD4565">
        <w:rPr>
          <w:b/>
          <w:bCs/>
          <w:rPrChange w:id="521" w:author="nate nate" w:date="2022-07-31T08:47:00Z">
            <w:rPr/>
          </w:rPrChange>
        </w:rPr>
        <w:fldChar w:fldCharType="begin"/>
      </w:r>
      <w:r w:rsidR="00000000" w:rsidRPr="00BD4565">
        <w:rPr>
          <w:b/>
          <w:bCs/>
          <w:rPrChange w:id="522" w:author="nate nate" w:date="2022-07-31T08:47:00Z">
            <w:rPr/>
          </w:rPrChange>
        </w:rPr>
        <w:instrText xml:space="preserve"> SEQ Figure \* ARABIC </w:instrText>
      </w:r>
      <w:r w:rsidR="00000000" w:rsidRPr="00BD4565">
        <w:rPr>
          <w:b/>
          <w:bCs/>
          <w:rPrChange w:id="523" w:author="nate nate" w:date="2022-07-31T08:47:00Z">
            <w:rPr/>
          </w:rPrChange>
        </w:rPr>
        <w:fldChar w:fldCharType="separate"/>
      </w:r>
      <w:r w:rsidR="00B377C8" w:rsidRPr="00BD4565">
        <w:rPr>
          <w:b/>
          <w:bCs/>
          <w:noProof/>
          <w:rPrChange w:id="524" w:author="nate nate" w:date="2022-07-31T08:47:00Z">
            <w:rPr>
              <w:noProof/>
            </w:rPr>
          </w:rPrChange>
        </w:rPr>
        <w:t>17</w:t>
      </w:r>
      <w:r w:rsidR="00000000" w:rsidRPr="00BD4565">
        <w:rPr>
          <w:b/>
          <w:bCs/>
          <w:noProof/>
          <w:rPrChange w:id="525" w:author="nate nate" w:date="2022-07-31T08:47:00Z">
            <w:rPr>
              <w:noProof/>
            </w:rPr>
          </w:rPrChange>
        </w:rPr>
        <w:fldChar w:fldCharType="end"/>
      </w:r>
      <w:del w:id="526" w:author="nate nate" w:date="2022-07-31T08:47:00Z">
        <w:r w:rsidDel="00BD4565">
          <w:delText xml:space="preserve"> </w:delText>
        </w:r>
      </w:del>
      <w:r>
        <w:br/>
      </w:r>
      <w:r w:rsidRPr="00541718">
        <w:rPr>
          <w:i/>
          <w:iCs w:val="0"/>
        </w:rPr>
        <w:t>Taxonomy of Example Use-Cases</w:t>
      </w:r>
      <w:bookmarkEnd w:id="519"/>
    </w:p>
    <w:p w14:paraId="5ECCA6A1" w14:textId="77777777" w:rsidR="00E72F1F" w:rsidRPr="009039D4" w:rsidRDefault="00E72F1F" w:rsidP="00383CF5">
      <w:pPr>
        <w:ind w:firstLine="0"/>
        <w:pPrChange w:id="527" w:author="nate nate" w:date="2022-07-31T09:23:00Z">
          <w:pPr/>
        </w:pPrChange>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528" w:name="_Toc109920896"/>
      <w:r>
        <w:t xml:space="preserve">Data collection </w:t>
      </w:r>
      <w:commentRangeStart w:id="529"/>
      <w:r>
        <w:t>process</w:t>
      </w:r>
      <w:commentRangeEnd w:id="529"/>
      <w:r>
        <w:rPr>
          <w:rStyle w:val="CommentReference"/>
          <w:b w:val="0"/>
          <w:i w:val="0"/>
        </w:rPr>
        <w:commentReference w:id="529"/>
      </w:r>
      <w:bookmarkEnd w:id="528"/>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530" w:name="_Toc107430850"/>
      <w:r w:rsidRPr="00BD4565">
        <w:rPr>
          <w:b/>
          <w:bCs/>
          <w:rPrChange w:id="531" w:author="nate nate" w:date="2022-07-31T08:47:00Z">
            <w:rPr/>
          </w:rPrChange>
        </w:rPr>
        <w:t xml:space="preserve">Figure </w:t>
      </w:r>
      <w:r w:rsidR="00000000" w:rsidRPr="00BD4565">
        <w:rPr>
          <w:b/>
          <w:bCs/>
          <w:rPrChange w:id="532" w:author="nate nate" w:date="2022-07-31T08:47:00Z">
            <w:rPr/>
          </w:rPrChange>
        </w:rPr>
        <w:fldChar w:fldCharType="begin"/>
      </w:r>
      <w:r w:rsidR="00000000" w:rsidRPr="00BD4565">
        <w:rPr>
          <w:b/>
          <w:bCs/>
          <w:rPrChange w:id="533" w:author="nate nate" w:date="2022-07-31T08:47:00Z">
            <w:rPr/>
          </w:rPrChange>
        </w:rPr>
        <w:instrText xml:space="preserve"> SEQ Figure \* ARABIC </w:instrText>
      </w:r>
      <w:r w:rsidR="00000000" w:rsidRPr="00BD4565">
        <w:rPr>
          <w:b/>
          <w:bCs/>
          <w:rPrChange w:id="534" w:author="nate nate" w:date="2022-07-31T08:47:00Z">
            <w:rPr/>
          </w:rPrChange>
        </w:rPr>
        <w:fldChar w:fldCharType="separate"/>
      </w:r>
      <w:r w:rsidR="00B377C8" w:rsidRPr="00BD4565">
        <w:rPr>
          <w:b/>
          <w:bCs/>
          <w:noProof/>
          <w:rPrChange w:id="535" w:author="nate nate" w:date="2022-07-31T08:47:00Z">
            <w:rPr>
              <w:noProof/>
            </w:rPr>
          </w:rPrChange>
        </w:rPr>
        <w:t>18</w:t>
      </w:r>
      <w:r w:rsidR="00000000" w:rsidRPr="00BD4565">
        <w:rPr>
          <w:b/>
          <w:bCs/>
          <w:noProof/>
          <w:rPrChange w:id="536" w:author="nate nate" w:date="2022-07-31T08:47:00Z">
            <w:rPr>
              <w:noProof/>
            </w:rPr>
          </w:rPrChange>
        </w:rPr>
        <w:fldChar w:fldCharType="end"/>
      </w:r>
      <w:del w:id="537" w:author="nate nate" w:date="2022-07-31T08:47:00Z">
        <w:r w:rsidDel="00BD4565">
          <w:delText xml:space="preserve"> </w:delText>
        </w:r>
      </w:del>
      <w:r>
        <w:br/>
      </w:r>
      <w:r w:rsidRPr="004A7CE6">
        <w:rPr>
          <w:i/>
          <w:iCs w:val="0"/>
        </w:rPr>
        <w:t>System Design</w:t>
      </w:r>
      <w:bookmarkEnd w:id="530"/>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12C57450" w:rsidR="0049778A" w:rsidRPr="0049778A" w:rsidRDefault="0049778A" w:rsidP="0049778A">
      <w:pPr>
        <w:pStyle w:val="Caption"/>
        <w:ind w:firstLine="0"/>
        <w:rPr>
          <w:i/>
          <w:iCs w:val="0"/>
        </w:rPr>
      </w:pPr>
      <w:bookmarkStart w:id="538" w:name="_Toc107430851"/>
      <w:r w:rsidRPr="00BD4565">
        <w:rPr>
          <w:b/>
          <w:bCs/>
          <w:rPrChange w:id="539" w:author="nate nate" w:date="2022-07-31T08:47:00Z">
            <w:rPr/>
          </w:rPrChange>
        </w:rPr>
        <w:t xml:space="preserve">Figure </w:t>
      </w:r>
      <w:r w:rsidR="00000000" w:rsidRPr="00BD4565">
        <w:rPr>
          <w:b/>
          <w:bCs/>
          <w:rPrChange w:id="540" w:author="nate nate" w:date="2022-07-31T08:47:00Z">
            <w:rPr/>
          </w:rPrChange>
        </w:rPr>
        <w:fldChar w:fldCharType="begin"/>
      </w:r>
      <w:r w:rsidR="00000000" w:rsidRPr="00BD4565">
        <w:rPr>
          <w:b/>
          <w:bCs/>
          <w:rPrChange w:id="541" w:author="nate nate" w:date="2022-07-31T08:47:00Z">
            <w:rPr/>
          </w:rPrChange>
        </w:rPr>
        <w:instrText xml:space="preserve"> SEQ Figure \* ARABIC </w:instrText>
      </w:r>
      <w:r w:rsidR="00000000" w:rsidRPr="00BD4565">
        <w:rPr>
          <w:b/>
          <w:bCs/>
          <w:rPrChange w:id="542" w:author="nate nate" w:date="2022-07-31T08:47:00Z">
            <w:rPr/>
          </w:rPrChange>
        </w:rPr>
        <w:fldChar w:fldCharType="separate"/>
      </w:r>
      <w:r w:rsidR="00B377C8" w:rsidRPr="00BD4565">
        <w:rPr>
          <w:b/>
          <w:bCs/>
          <w:noProof/>
          <w:rPrChange w:id="543" w:author="nate nate" w:date="2022-07-31T08:47:00Z">
            <w:rPr>
              <w:noProof/>
            </w:rPr>
          </w:rPrChange>
        </w:rPr>
        <w:t>19</w:t>
      </w:r>
      <w:r w:rsidR="00000000" w:rsidRPr="00BD4565">
        <w:rPr>
          <w:b/>
          <w:bCs/>
          <w:noProof/>
          <w:rPrChange w:id="544" w:author="nate nate" w:date="2022-07-31T08:47:00Z">
            <w:rPr>
              <w:noProof/>
            </w:rPr>
          </w:rPrChange>
        </w:rPr>
        <w:fldChar w:fldCharType="end"/>
      </w:r>
      <w:ins w:id="545" w:author="nate nate" w:date="2022-07-31T08:47:00Z">
        <w:r w:rsidR="00BD4565" w:rsidRPr="00BD4565">
          <w:rPr>
            <w:b/>
            <w:bCs/>
            <w:rPrChange w:id="546" w:author="nate nate" w:date="2022-07-31T08:47:00Z">
              <w:rPr/>
            </w:rPrChange>
          </w:rPr>
          <w:br/>
        </w:r>
      </w:ins>
      <w:del w:id="547" w:author="nate nate" w:date="2022-07-31T08:47:00Z">
        <w:r w:rsidDel="00BD4565">
          <w:delText xml:space="preserve"> </w:delText>
        </w:r>
      </w:del>
      <w:r w:rsidRPr="0049778A">
        <w:rPr>
          <w:i/>
          <w:iCs w:val="0"/>
        </w:rPr>
        <w:t>Training Configuration</w:t>
      </w:r>
      <w:bookmarkEnd w:id="538"/>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548" w:name="_Toc109920897"/>
      <w:r>
        <w:lastRenderedPageBreak/>
        <w:t>Safety Control Systems</w:t>
      </w:r>
      <w:bookmarkEnd w:id="548"/>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549" w:name="_Toc107430852"/>
      <w:r w:rsidRPr="00BD4565">
        <w:rPr>
          <w:b/>
          <w:bCs/>
          <w:rPrChange w:id="550" w:author="nate nate" w:date="2022-07-31T08:47:00Z">
            <w:rPr/>
          </w:rPrChange>
        </w:rPr>
        <w:t xml:space="preserve">Figure </w:t>
      </w:r>
      <w:r w:rsidR="00000000" w:rsidRPr="00BD4565">
        <w:rPr>
          <w:b/>
          <w:bCs/>
          <w:rPrChange w:id="551" w:author="nate nate" w:date="2022-07-31T08:47:00Z">
            <w:rPr/>
          </w:rPrChange>
        </w:rPr>
        <w:fldChar w:fldCharType="begin"/>
      </w:r>
      <w:r w:rsidR="00000000" w:rsidRPr="00BD4565">
        <w:rPr>
          <w:b/>
          <w:bCs/>
          <w:rPrChange w:id="552" w:author="nate nate" w:date="2022-07-31T08:47:00Z">
            <w:rPr/>
          </w:rPrChange>
        </w:rPr>
        <w:instrText xml:space="preserve"> SEQ Figure \* ARABIC </w:instrText>
      </w:r>
      <w:r w:rsidR="00000000" w:rsidRPr="00BD4565">
        <w:rPr>
          <w:b/>
          <w:bCs/>
          <w:rPrChange w:id="553" w:author="nate nate" w:date="2022-07-31T08:47:00Z">
            <w:rPr/>
          </w:rPrChange>
        </w:rPr>
        <w:fldChar w:fldCharType="separate"/>
      </w:r>
      <w:r w:rsidR="00B377C8" w:rsidRPr="00BD4565">
        <w:rPr>
          <w:b/>
          <w:bCs/>
          <w:noProof/>
          <w:rPrChange w:id="554" w:author="nate nate" w:date="2022-07-31T08:47:00Z">
            <w:rPr>
              <w:noProof/>
            </w:rPr>
          </w:rPrChange>
        </w:rPr>
        <w:t>20</w:t>
      </w:r>
      <w:r w:rsidR="00000000" w:rsidRPr="00BD4565">
        <w:rPr>
          <w:b/>
          <w:bCs/>
          <w:noProof/>
          <w:rPrChange w:id="555" w:author="nate nate" w:date="2022-07-31T08:47:00Z">
            <w:rPr>
              <w:noProof/>
            </w:rPr>
          </w:rPrChange>
        </w:rPr>
        <w:fldChar w:fldCharType="end"/>
      </w:r>
      <w:r>
        <w:br/>
      </w:r>
      <w:r w:rsidRPr="00B92EC6">
        <w:rPr>
          <w:i/>
          <w:iCs w:val="0"/>
        </w:rPr>
        <w:t>Taxonomy of Participants and Example Challenges</w:t>
      </w:r>
      <w:bookmarkEnd w:id="549"/>
    </w:p>
    <w:p w14:paraId="70C4145F" w14:textId="77777777" w:rsidR="00E72F1F" w:rsidRDefault="00E72F1F" w:rsidP="001A0924">
      <w:pPr>
        <w:ind w:firstLine="0"/>
        <w:pPrChange w:id="556" w:author="nate nate" w:date="2022-07-31T08:58:00Z">
          <w:pPr/>
        </w:pPrChange>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557" w:name="_Toc109920898"/>
      <w:r>
        <w:t>Convenience Systems</w:t>
      </w:r>
      <w:bookmarkEnd w:id="557"/>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3C31B1B2" w14:textId="77777777" w:rsidR="00A549E3" w:rsidRDefault="00A549E3">
      <w:pPr>
        <w:spacing w:line="259" w:lineRule="auto"/>
        <w:ind w:firstLine="0"/>
        <w:rPr>
          <w:ins w:id="558" w:author="nate nate" w:date="2022-07-31T08:48:00Z"/>
          <w:b/>
          <w:bCs/>
          <w:iCs/>
          <w:szCs w:val="18"/>
        </w:rPr>
      </w:pPr>
      <w:bookmarkStart w:id="559" w:name="_Toc107430853"/>
      <w:ins w:id="560" w:author="nate nate" w:date="2022-07-31T08:48:00Z">
        <w:r>
          <w:rPr>
            <w:b/>
            <w:bCs/>
          </w:rPr>
          <w:br w:type="page"/>
        </w:r>
      </w:ins>
    </w:p>
    <w:p w14:paraId="2A67EF23" w14:textId="5DD1297E" w:rsidR="000079EB" w:rsidRPr="000079EB" w:rsidRDefault="000079EB" w:rsidP="000079EB">
      <w:pPr>
        <w:pStyle w:val="Caption"/>
        <w:ind w:firstLine="0"/>
        <w:rPr>
          <w:i/>
          <w:iCs w:val="0"/>
        </w:rPr>
      </w:pPr>
      <w:r w:rsidRPr="00A549E3">
        <w:rPr>
          <w:b/>
          <w:bCs/>
          <w:rPrChange w:id="561" w:author="nate nate" w:date="2022-07-31T08:48:00Z">
            <w:rPr/>
          </w:rPrChange>
        </w:rPr>
        <w:lastRenderedPageBreak/>
        <w:t xml:space="preserve">Figure </w:t>
      </w:r>
      <w:r w:rsidR="00000000" w:rsidRPr="00A549E3">
        <w:rPr>
          <w:b/>
          <w:bCs/>
          <w:rPrChange w:id="562" w:author="nate nate" w:date="2022-07-31T08:48:00Z">
            <w:rPr/>
          </w:rPrChange>
        </w:rPr>
        <w:fldChar w:fldCharType="begin"/>
      </w:r>
      <w:r w:rsidR="00000000" w:rsidRPr="00A549E3">
        <w:rPr>
          <w:b/>
          <w:bCs/>
          <w:rPrChange w:id="563" w:author="nate nate" w:date="2022-07-31T08:48:00Z">
            <w:rPr/>
          </w:rPrChange>
        </w:rPr>
        <w:instrText xml:space="preserve"> SEQ Figure \* ARABIC </w:instrText>
      </w:r>
      <w:r w:rsidR="00000000" w:rsidRPr="00A549E3">
        <w:rPr>
          <w:b/>
          <w:bCs/>
          <w:rPrChange w:id="564" w:author="nate nate" w:date="2022-07-31T08:48:00Z">
            <w:rPr/>
          </w:rPrChange>
        </w:rPr>
        <w:fldChar w:fldCharType="separate"/>
      </w:r>
      <w:r w:rsidR="00B377C8" w:rsidRPr="00A549E3">
        <w:rPr>
          <w:b/>
          <w:bCs/>
          <w:noProof/>
          <w:rPrChange w:id="565" w:author="nate nate" w:date="2022-07-31T08:48:00Z">
            <w:rPr>
              <w:noProof/>
            </w:rPr>
          </w:rPrChange>
        </w:rPr>
        <w:t>21</w:t>
      </w:r>
      <w:r w:rsidR="00000000" w:rsidRPr="00A549E3">
        <w:rPr>
          <w:b/>
          <w:bCs/>
          <w:noProof/>
          <w:rPrChange w:id="566" w:author="nate nate" w:date="2022-07-31T08:48:00Z">
            <w:rPr>
              <w:noProof/>
            </w:rPr>
          </w:rPrChange>
        </w:rPr>
        <w:fldChar w:fldCharType="end"/>
      </w:r>
      <w:del w:id="567" w:author="nate nate" w:date="2022-07-31T08:48:00Z">
        <w:r w:rsidDel="00A549E3">
          <w:delText xml:space="preserve"> </w:delText>
        </w:r>
      </w:del>
      <w:r>
        <w:br/>
      </w:r>
      <w:r w:rsidRPr="000079EB">
        <w:rPr>
          <w:i/>
          <w:iCs w:val="0"/>
        </w:rPr>
        <w:t>Example Microservice Architecture</w:t>
      </w:r>
      <w:bookmarkEnd w:id="559"/>
    </w:p>
    <w:p w14:paraId="315C590C" w14:textId="77777777" w:rsidR="00E72F1F" w:rsidRDefault="00E72F1F" w:rsidP="00A549E3">
      <w:pPr>
        <w:ind w:firstLine="0"/>
        <w:pPrChange w:id="568" w:author="nate nate" w:date="2022-07-31T08:48:00Z">
          <w:pPr/>
        </w:pPrChange>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569" w:name="_Toc109920899"/>
      <w:r>
        <w:t>Optimization Systems</w:t>
      </w:r>
      <w:bookmarkEnd w:id="569"/>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79C8E4EB" w:rsidR="00A125F3" w:rsidRPr="00A125F3" w:rsidRDefault="00A125F3" w:rsidP="00A125F3">
      <w:pPr>
        <w:pStyle w:val="Caption"/>
        <w:ind w:firstLine="0"/>
        <w:rPr>
          <w:i/>
          <w:iCs w:val="0"/>
        </w:rPr>
      </w:pPr>
      <w:bookmarkStart w:id="570" w:name="_Toc107430917"/>
      <w:r w:rsidRPr="00A549E3">
        <w:rPr>
          <w:b/>
          <w:bCs/>
          <w:rPrChange w:id="571" w:author="nate nate" w:date="2022-07-31T08:48:00Z">
            <w:rPr/>
          </w:rPrChange>
        </w:rPr>
        <w:t xml:space="preserve">Table </w:t>
      </w:r>
      <w:r w:rsidR="00000000" w:rsidRPr="00A549E3">
        <w:rPr>
          <w:b/>
          <w:bCs/>
          <w:rPrChange w:id="572" w:author="nate nate" w:date="2022-07-31T08:48:00Z">
            <w:rPr/>
          </w:rPrChange>
        </w:rPr>
        <w:fldChar w:fldCharType="begin"/>
      </w:r>
      <w:r w:rsidR="00000000" w:rsidRPr="00A549E3">
        <w:rPr>
          <w:b/>
          <w:bCs/>
          <w:rPrChange w:id="573" w:author="nate nate" w:date="2022-07-31T08:48:00Z">
            <w:rPr/>
          </w:rPrChange>
        </w:rPr>
        <w:instrText xml:space="preserve"> SEQ Table \* ARABIC </w:instrText>
      </w:r>
      <w:r w:rsidR="00000000" w:rsidRPr="00A549E3">
        <w:rPr>
          <w:b/>
          <w:bCs/>
          <w:rPrChange w:id="574" w:author="nate nate" w:date="2022-07-31T08:48:00Z">
            <w:rPr/>
          </w:rPrChange>
        </w:rPr>
        <w:fldChar w:fldCharType="separate"/>
      </w:r>
      <w:ins w:id="575" w:author="nate nate" w:date="2022-07-31T08:51:00Z">
        <w:r w:rsidR="00A549E3">
          <w:rPr>
            <w:b/>
            <w:bCs/>
            <w:noProof/>
          </w:rPr>
          <w:t>8</w:t>
        </w:r>
      </w:ins>
      <w:del w:id="576" w:author="nate nate" w:date="2022-07-31T08:51:00Z">
        <w:r w:rsidR="00421FD7" w:rsidRPr="00A549E3" w:rsidDel="00A549E3">
          <w:rPr>
            <w:b/>
            <w:bCs/>
            <w:noProof/>
            <w:rPrChange w:id="577" w:author="nate nate" w:date="2022-07-31T08:48:00Z">
              <w:rPr>
                <w:noProof/>
              </w:rPr>
            </w:rPrChange>
          </w:rPr>
          <w:delText>8</w:delText>
        </w:r>
      </w:del>
      <w:r w:rsidR="00000000" w:rsidRPr="00A549E3">
        <w:rPr>
          <w:b/>
          <w:bCs/>
          <w:noProof/>
          <w:rPrChange w:id="578" w:author="nate nate" w:date="2022-07-31T08:48:00Z">
            <w:rPr>
              <w:noProof/>
            </w:rPr>
          </w:rPrChange>
        </w:rPr>
        <w:fldChar w:fldCharType="end"/>
      </w:r>
      <w:del w:id="579" w:author="nate nate" w:date="2022-07-31T08:48:00Z">
        <w:r w:rsidDel="00A549E3">
          <w:delText xml:space="preserve"> </w:delText>
        </w:r>
      </w:del>
      <w:r>
        <w:br/>
      </w:r>
      <w:r w:rsidRPr="00A125F3">
        <w:rPr>
          <w:i/>
          <w:iCs w:val="0"/>
        </w:rPr>
        <w:t>Ongoing Fees</w:t>
      </w:r>
      <w:bookmarkEnd w:id="570"/>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580"/>
            <w:r w:rsidRPr="00E90EC1">
              <w:t>50</w:t>
            </w:r>
            <w:commentRangeEnd w:id="580"/>
            <w:r>
              <w:rPr>
                <w:rStyle w:val="CommentReference"/>
                <w:b w:val="0"/>
                <w:bCs w:val="0"/>
              </w:rPr>
              <w:commentReference w:id="58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581" w:name="_Toc107430854"/>
      <w:r w:rsidRPr="00A549E3">
        <w:rPr>
          <w:b/>
          <w:bCs/>
          <w:rPrChange w:id="582" w:author="nate nate" w:date="2022-07-31T08:48:00Z">
            <w:rPr/>
          </w:rPrChange>
        </w:rPr>
        <w:t xml:space="preserve">Figure </w:t>
      </w:r>
      <w:r w:rsidR="00000000" w:rsidRPr="00A549E3">
        <w:rPr>
          <w:b/>
          <w:bCs/>
          <w:rPrChange w:id="583" w:author="nate nate" w:date="2022-07-31T08:48:00Z">
            <w:rPr/>
          </w:rPrChange>
        </w:rPr>
        <w:fldChar w:fldCharType="begin"/>
      </w:r>
      <w:r w:rsidR="00000000" w:rsidRPr="00A549E3">
        <w:rPr>
          <w:b/>
          <w:bCs/>
          <w:rPrChange w:id="584" w:author="nate nate" w:date="2022-07-31T08:48:00Z">
            <w:rPr/>
          </w:rPrChange>
        </w:rPr>
        <w:instrText xml:space="preserve"> SEQ Figure \* ARABIC </w:instrText>
      </w:r>
      <w:r w:rsidR="00000000" w:rsidRPr="00A549E3">
        <w:rPr>
          <w:b/>
          <w:bCs/>
          <w:rPrChange w:id="585" w:author="nate nate" w:date="2022-07-31T08:48:00Z">
            <w:rPr/>
          </w:rPrChange>
        </w:rPr>
        <w:fldChar w:fldCharType="separate"/>
      </w:r>
      <w:r w:rsidR="00B377C8" w:rsidRPr="00A549E3">
        <w:rPr>
          <w:b/>
          <w:bCs/>
          <w:noProof/>
          <w:rPrChange w:id="586" w:author="nate nate" w:date="2022-07-31T08:48:00Z">
            <w:rPr>
              <w:noProof/>
            </w:rPr>
          </w:rPrChange>
        </w:rPr>
        <w:t>22</w:t>
      </w:r>
      <w:r w:rsidR="00000000" w:rsidRPr="00A549E3">
        <w:rPr>
          <w:b/>
          <w:bCs/>
          <w:noProof/>
          <w:rPrChange w:id="587" w:author="nate nate" w:date="2022-07-31T08:48:00Z">
            <w:rPr>
              <w:noProof/>
            </w:rPr>
          </w:rPrChange>
        </w:rPr>
        <w:fldChar w:fldCharType="end"/>
      </w:r>
      <w:del w:id="588" w:author="nate nate" w:date="2022-07-31T08:48:00Z">
        <w:r w:rsidDel="00A549E3">
          <w:delText xml:space="preserve"> </w:delText>
        </w:r>
      </w:del>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581"/>
    </w:p>
    <w:p w14:paraId="25F8F339" w14:textId="77777777" w:rsidR="00E72F1F" w:rsidRDefault="00E72F1F" w:rsidP="009C0CE1">
      <w:pPr>
        <w:pStyle w:val="Heading3"/>
        <w:ind w:firstLine="0"/>
      </w:pPr>
      <w:bookmarkStart w:id="589" w:name="_Toc109920900"/>
      <w:r>
        <w:t>Smart City Integration</w:t>
      </w:r>
      <w:bookmarkEnd w:id="589"/>
    </w:p>
    <w:p w14:paraId="5A97887A" w14:textId="370A4451" w:rsidR="00E72F1F" w:rsidRDefault="00E72F1F" w:rsidP="009C0CE1">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590" w:name="_Toc109920901"/>
      <w:r>
        <w:t>Observations</w:t>
      </w:r>
      <w:bookmarkEnd w:id="590"/>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591" w:name="_Toc109920902"/>
      <w:r>
        <w:lastRenderedPageBreak/>
        <w:t xml:space="preserve">How does the reproducibility crisis impact ML </w:t>
      </w:r>
      <w:proofErr w:type="gramStart"/>
      <w:r>
        <w:t>design</w:t>
      </w:r>
      <w:bookmarkEnd w:id="591"/>
      <w:proofErr w:type="gramEnd"/>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592" w:name="_Toc109920903"/>
      <w:r>
        <w:t>Sources of Non-Determinism Introducing Factors</w:t>
      </w:r>
      <w:bookmarkEnd w:id="592"/>
    </w:p>
    <w:p w14:paraId="042D8222" w14:textId="1AF6DD1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del w:id="593" w:author="nate nate" w:date="2022-07-31T08:49:00Z">
        <w:r w:rsidDel="00A549E3">
          <w:delText>against existing</w:delText>
        </w:r>
      </w:del>
      <w:ins w:id="594" w:author="nate nate" w:date="2022-07-31T08:49:00Z">
        <w:r w:rsidR="00A549E3">
          <w:t>using</w:t>
        </w:r>
      </w:ins>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595" w:name="_Toc109920904"/>
      <w:r>
        <w:t>Influence of societal norms and ethical design</w:t>
      </w:r>
      <w:bookmarkEnd w:id="595"/>
    </w:p>
    <w:p w14:paraId="2C7FF97F" w14:textId="7FB96C26"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596" w:name="_Toc109920905"/>
      <w:r>
        <w:t>Role of ethical design</w:t>
      </w:r>
      <w:bookmarkEnd w:id="596"/>
    </w:p>
    <w:p w14:paraId="639C2511" w14:textId="77777777" w:rsidR="00E72F1F" w:rsidRPr="002D079F" w:rsidRDefault="00E72F1F" w:rsidP="009C0CE1">
      <w:commentRangeStart w:id="597"/>
      <w:r>
        <w:t xml:space="preserve">Researchers </w:t>
      </w:r>
      <w:commentRangeEnd w:id="597"/>
      <w:r>
        <w:rPr>
          <w:rStyle w:val="CommentReference"/>
        </w:rPr>
        <w:commentReference w:id="597"/>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598" w:name="_Toc109920906"/>
      <w:r>
        <w:lastRenderedPageBreak/>
        <w:t xml:space="preserve">Threats to </w:t>
      </w:r>
      <w:commentRangeStart w:id="599"/>
      <w:r>
        <w:t>validity</w:t>
      </w:r>
      <w:commentRangeEnd w:id="599"/>
      <w:r>
        <w:rPr>
          <w:rStyle w:val="CommentReference"/>
          <w:b w:val="0"/>
          <w:i w:val="0"/>
        </w:rPr>
        <w:commentReference w:id="599"/>
      </w:r>
      <w:bookmarkEnd w:id="598"/>
    </w:p>
    <w:p w14:paraId="41F6D24B" w14:textId="5E39DCA2"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del w:id="600" w:author="nate nate" w:date="2022-07-31T08:49:00Z">
        <w:r w:rsidDel="00A549E3">
          <w:delText>'</w:delText>
        </w:r>
      </w:del>
      <w:ins w:id="601" w:author="nate nate" w:date="2022-07-31T08:49:00Z">
        <w:r w:rsidR="00A549E3">
          <w:t>’</w:t>
        </w:r>
      </w:ins>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20C54AA" w:rsidR="00E33B08" w:rsidRPr="006305D2" w:rsidRDefault="00E33B08" w:rsidP="00E33B08">
      <w:pPr>
        <w:pStyle w:val="Caption"/>
        <w:ind w:firstLine="0"/>
        <w:rPr>
          <w:i/>
          <w:iCs w:val="0"/>
        </w:rPr>
      </w:pPr>
      <w:bookmarkStart w:id="602" w:name="_Toc107430918"/>
      <w:r w:rsidRPr="00A549E3">
        <w:rPr>
          <w:b/>
          <w:bCs/>
          <w:rPrChange w:id="603" w:author="nate nate" w:date="2022-07-31T08:49:00Z">
            <w:rPr/>
          </w:rPrChange>
        </w:rPr>
        <w:t xml:space="preserve">Table </w:t>
      </w:r>
      <w:r w:rsidR="00000000" w:rsidRPr="00A549E3">
        <w:rPr>
          <w:b/>
          <w:bCs/>
          <w:rPrChange w:id="604" w:author="nate nate" w:date="2022-07-31T08:49:00Z">
            <w:rPr/>
          </w:rPrChange>
        </w:rPr>
        <w:fldChar w:fldCharType="begin"/>
      </w:r>
      <w:r w:rsidR="00000000" w:rsidRPr="00A549E3">
        <w:rPr>
          <w:b/>
          <w:bCs/>
          <w:rPrChange w:id="605" w:author="nate nate" w:date="2022-07-31T08:49:00Z">
            <w:rPr/>
          </w:rPrChange>
        </w:rPr>
        <w:instrText xml:space="preserve"> SEQ Table \* ARABIC </w:instrText>
      </w:r>
      <w:r w:rsidR="00000000" w:rsidRPr="00A549E3">
        <w:rPr>
          <w:b/>
          <w:bCs/>
          <w:rPrChange w:id="606" w:author="nate nate" w:date="2022-07-31T08:49:00Z">
            <w:rPr/>
          </w:rPrChange>
        </w:rPr>
        <w:fldChar w:fldCharType="separate"/>
      </w:r>
      <w:ins w:id="607" w:author="nate nate" w:date="2022-07-31T08:51:00Z">
        <w:r w:rsidR="00A549E3">
          <w:rPr>
            <w:b/>
            <w:bCs/>
            <w:noProof/>
          </w:rPr>
          <w:t>9</w:t>
        </w:r>
      </w:ins>
      <w:del w:id="608" w:author="nate nate" w:date="2022-07-31T08:51:00Z">
        <w:r w:rsidR="00421FD7" w:rsidRPr="00A549E3" w:rsidDel="00A549E3">
          <w:rPr>
            <w:b/>
            <w:bCs/>
            <w:noProof/>
            <w:rPrChange w:id="609" w:author="nate nate" w:date="2022-07-31T08:49:00Z">
              <w:rPr>
                <w:noProof/>
              </w:rPr>
            </w:rPrChange>
          </w:rPr>
          <w:delText>9</w:delText>
        </w:r>
      </w:del>
      <w:r w:rsidR="00000000" w:rsidRPr="00A549E3">
        <w:rPr>
          <w:b/>
          <w:bCs/>
          <w:noProof/>
          <w:rPrChange w:id="610" w:author="nate nate" w:date="2022-07-31T08:49:00Z">
            <w:rPr>
              <w:noProof/>
            </w:rPr>
          </w:rPrChange>
        </w:rPr>
        <w:fldChar w:fldCharType="end"/>
      </w:r>
      <w:r w:rsidR="006305D2">
        <w:br/>
      </w:r>
      <w:r w:rsidRPr="006305D2">
        <w:rPr>
          <w:i/>
          <w:iCs w:val="0"/>
        </w:rPr>
        <w:t>Threat Sources</w:t>
      </w:r>
      <w:bookmarkEnd w:id="602"/>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611" w:name="_Toc109920907"/>
      <w:r>
        <w:t xml:space="preserve">Internal </w:t>
      </w:r>
      <w:commentRangeStart w:id="612"/>
      <w:r>
        <w:t>biases</w:t>
      </w:r>
      <w:commentRangeEnd w:id="612"/>
      <w:r>
        <w:rPr>
          <w:rStyle w:val="CommentReference"/>
          <w:b w:val="0"/>
          <w:i w:val="0"/>
        </w:rPr>
        <w:commentReference w:id="612"/>
      </w:r>
      <w:bookmarkEnd w:id="611"/>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ins w:id="613" w:author="nate nate" w:date="2022-07-31T08:49:00Z">
        <w:r w:rsidR="00A549E3">
          <w:t>,</w:t>
        </w:r>
      </w:ins>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614" w:name="_Toc109920908"/>
      <w:r>
        <w:t>Sources of ethical frameworks</w:t>
      </w:r>
      <w:bookmarkEnd w:id="614"/>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615" w:name="_Toc109920909"/>
      <w:r>
        <w:t>Controversial Subjects</w:t>
      </w:r>
      <w:bookmarkEnd w:id="61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616"/>
      <w:r>
        <w:t>isolation</w:t>
      </w:r>
      <w:commentRangeEnd w:id="616"/>
      <w:r>
        <w:t xml:space="preserve"> (Owen, 2017; </w:t>
      </w:r>
      <w:proofErr w:type="spellStart"/>
      <w:r>
        <w:t>Adashi</w:t>
      </w:r>
      <w:proofErr w:type="spellEnd"/>
      <w:r>
        <w:t xml:space="preserve"> et al., 2018)</w:t>
      </w:r>
      <w:r>
        <w:rPr>
          <w:rStyle w:val="CommentReference"/>
        </w:rPr>
        <w:commentReference w:id="61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617"/>
      <w:r>
        <w:t>neutral</w:t>
      </w:r>
      <w:commentRangeEnd w:id="617"/>
      <w:r>
        <w:rPr>
          <w:rStyle w:val="CommentReference"/>
        </w:rPr>
        <w:commentReference w:id="61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618" w:name="_Toc109920910"/>
      <w:r>
        <w:t xml:space="preserve">Ethical </w:t>
      </w:r>
      <w:commentRangeStart w:id="619"/>
      <w:r>
        <w:t>considerations of A</w:t>
      </w:r>
      <w:commentRangeEnd w:id="619"/>
      <w:r>
        <w:t>.I.</w:t>
      </w:r>
      <w:r>
        <w:rPr>
          <w:rStyle w:val="CommentReference"/>
          <w:b w:val="0"/>
        </w:rPr>
        <w:commentReference w:id="619"/>
      </w:r>
      <w:bookmarkEnd w:id="61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620" w:name="_Toc109920911"/>
      <w:r>
        <w:t>Roles of Artificial Intelligence</w:t>
      </w:r>
      <w:bookmarkEnd w:id="62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Similarly, modern businesses actively seek methods to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621" w:name="_Toc109920912"/>
      <w:r>
        <w:t>Design Considerations</w:t>
      </w:r>
      <w:bookmarkEnd w:id="621"/>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622" w:name="_Toc109920913"/>
      <w:r>
        <w:t>Human-Centric</w:t>
      </w:r>
      <w:bookmarkEnd w:id="622"/>
    </w:p>
    <w:p w14:paraId="74A66C67" w14:textId="4B63564C" w:rsidR="00E72F1F" w:rsidRPr="00AC30AE" w:rsidRDefault="00E72F1F" w:rsidP="009C0CE1">
      <w:proofErr w:type="spellStart"/>
      <w:r>
        <w:t>Robotics’s</w:t>
      </w:r>
      <w:proofErr w:type="spellEnd"/>
      <w:r>
        <w:t xml:space="preserve">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623" w:name="_Toc109920914"/>
      <w:r>
        <w:t>Transparent and Explainable</w:t>
      </w:r>
      <w:bookmarkEnd w:id="62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624" w:name="_Toc109920915"/>
      <w:r>
        <w:t>Robust and Secure</w:t>
      </w:r>
      <w:bookmarkEnd w:id="624"/>
    </w:p>
    <w:p w14:paraId="71D03AA4" w14:textId="3674854B" w:rsidR="00E72F1F" w:rsidRPr="00BB1909" w:rsidRDefault="00E72F1F" w:rsidP="009C0CE1">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del w:id="625" w:author="nate nate" w:date="2022-07-31T08:49:00Z">
        <w:r w:rsidDel="00A549E3">
          <w:delText>'</w:delText>
        </w:r>
      </w:del>
      <w:ins w:id="626" w:author="nate nate" w:date="2022-07-31T08:49:00Z">
        <w:r w:rsidR="00A549E3">
          <w:t>’</w:t>
        </w:r>
      </w:ins>
      <w:r>
        <w:t xml:space="preserve"> integrity, how can mission-critical environments effectively use them?</w:t>
      </w:r>
    </w:p>
    <w:p w14:paraId="5C66A40E" w14:textId="77777777" w:rsidR="00E72F1F" w:rsidRDefault="00E72F1F" w:rsidP="009C0CE1">
      <w:pPr>
        <w:pStyle w:val="Heading3"/>
        <w:ind w:firstLine="0"/>
      </w:pPr>
      <w:bookmarkStart w:id="627" w:name="_Toc109920916"/>
      <w:r>
        <w:t>Observations</w:t>
      </w:r>
      <w:bookmarkEnd w:id="627"/>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628" w:name="_Toc109920917"/>
      <w:r>
        <w:t>Summary</w:t>
      </w:r>
      <w:bookmarkEnd w:id="628"/>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w:t>
      </w:r>
      <w:proofErr w:type="spellStart"/>
      <w:r>
        <w:t>ensembling</w:t>
      </w:r>
      <w:proofErr w:type="spellEnd"/>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418FF221" w:rsidR="00E72F1F" w:rsidRDefault="00E72F1F" w:rsidP="009C0CE1">
      <w:pPr>
        <w:ind w:firstLine="0"/>
      </w:pPr>
      <w:r>
        <w:tab/>
        <w:t>Third, this chapter examines the reproducibility crisis and ethical considerations arising from these steps</w:t>
      </w:r>
      <w:del w:id="629" w:author="nate nate" w:date="2022-07-31T08:49:00Z">
        <w:r w:rsidDel="00A549E3">
          <w:delText>'</w:delText>
        </w:r>
      </w:del>
      <w:ins w:id="630" w:author="nate nate" w:date="2022-07-31T08:49:00Z">
        <w:r w:rsidR="00A549E3">
          <w:t>’</w:t>
        </w:r>
      </w:ins>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38C0E501" w:rsidR="00E72F1F" w:rsidDel="00383CF5" w:rsidRDefault="00E72F1F" w:rsidP="009C0CE1">
      <w:pPr>
        <w:rPr>
          <w:del w:id="631" w:author="nate nate" w:date="2022-07-31T09:24:00Z"/>
        </w:rPr>
      </w:pPr>
    </w:p>
    <w:p w14:paraId="0A881FC7" w14:textId="39DD4DF6" w:rsidR="00E72F1F" w:rsidRPr="002F4DE9" w:rsidRDefault="00E72F1F" w:rsidP="002F4DE9">
      <w:pPr>
        <w:pStyle w:val="Heading1"/>
        <w:ind w:firstLine="0"/>
      </w:pPr>
      <w:bookmarkStart w:id="632" w:name="_Toc109920918"/>
      <w:r>
        <w:t>Chapter 3: Research Method</w:t>
      </w:r>
      <w:bookmarkEnd w:id="632"/>
    </w:p>
    <w:p w14:paraId="2337D06A" w14:textId="3821FAFB" w:rsidR="00E72F1F" w:rsidRPr="00C94085" w:rsidRDefault="00383CF5" w:rsidP="009C0CE1">
      <w:pPr>
        <w:ind w:firstLine="0"/>
      </w:pPr>
      <w:ins w:id="633" w:author="nate nate" w:date="2022-07-31T09:25:00Z">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r>
          <w:t xml:space="preserve">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t>injury</w:t>
        </w:r>
        <w:r>
          <w:t xml:space="preserve"> (Shirai et al., 2021).</w:t>
        </w:r>
      </w:ins>
      <w:ins w:id="634" w:author="nate nate" w:date="2022-07-31T11:07:00Z">
        <w:r w:rsidR="000074A1">
          <w:t xml:space="preserve"> </w:t>
        </w:r>
      </w:ins>
      <w:del w:id="635" w:author="nate nate" w:date="2022-07-31T11:07:00Z">
        <w:r w:rsidR="00E72F1F" w:rsidDel="000074A1">
          <w:tab/>
        </w:r>
      </w:del>
      <w:r w:rsidR="00E72F1F">
        <w:t xml:space="preserve">Like other projects, a high-quality research effort begins with a well-defined plan and stated outcomes. </w:t>
      </w:r>
      <w:commentRangeStart w:id="636"/>
      <w:commentRangeStart w:id="637"/>
      <w:r w:rsidR="00E72F1F">
        <w:t>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del w:id="638" w:author="nate nate" w:date="2022-07-31T11:06:00Z">
        <w:r w:rsidR="00E72F1F" w:rsidDel="000074A1">
          <w:delText xml:space="preserve"> </w:delText>
        </w:r>
        <w:commentRangeEnd w:id="636"/>
        <w:r w:rsidR="00B54551" w:rsidDel="000074A1">
          <w:rPr>
            <w:rStyle w:val="CommentReference"/>
            <w:rFonts w:eastAsia="Times New Roman" w:cs="Arial"/>
            <w:szCs w:val="20"/>
          </w:rPr>
          <w:commentReference w:id="636"/>
        </w:r>
      </w:del>
      <w:commentRangeEnd w:id="637"/>
      <w:r w:rsidR="00DC32E3">
        <w:rPr>
          <w:rStyle w:val="CommentReference"/>
          <w:rFonts w:eastAsia="Times New Roman" w:cs="Arial"/>
          <w:szCs w:val="20"/>
        </w:rPr>
        <w:commentReference w:id="637"/>
      </w:r>
    </w:p>
    <w:p w14:paraId="2F43320C" w14:textId="010A54A5" w:rsidR="00E72F1F" w:rsidDel="00383CF5" w:rsidRDefault="00E72F1F" w:rsidP="00DC32E3">
      <w:pPr>
        <w:pStyle w:val="Heading2"/>
        <w:ind w:firstLine="0"/>
        <w:rPr>
          <w:del w:id="639" w:author="nate nate" w:date="2022-07-31T09:26:00Z"/>
        </w:rPr>
        <w:pPrChange w:id="640" w:author="nate nate" w:date="2022-07-31T11:09:00Z">
          <w:pPr>
            <w:pStyle w:val="Heading2"/>
            <w:ind w:firstLine="0"/>
          </w:pPr>
        </w:pPrChange>
      </w:pPr>
      <w:bookmarkStart w:id="641" w:name="_Toc109920919"/>
      <w:commentRangeStart w:id="642"/>
      <w:commentRangeStart w:id="643"/>
      <w:commentRangeStart w:id="644"/>
      <w:del w:id="645" w:author="nate nate" w:date="2022-07-31T09:26:00Z">
        <w:r w:rsidDel="00383CF5">
          <w:delText>Statement of the Problem</w:delText>
        </w:r>
        <w:commentRangeEnd w:id="642"/>
        <w:r w:rsidDel="00383CF5">
          <w:rPr>
            <w:rStyle w:val="CommentReference"/>
            <w:b w:val="0"/>
          </w:rPr>
          <w:commentReference w:id="642"/>
        </w:r>
        <w:bookmarkEnd w:id="641"/>
        <w:commentRangeEnd w:id="643"/>
        <w:r w:rsidR="00B54551" w:rsidDel="00383CF5">
          <w:rPr>
            <w:rStyle w:val="CommentReference"/>
            <w:b w:val="0"/>
            <w:bCs w:val="0"/>
            <w:szCs w:val="20"/>
          </w:rPr>
          <w:commentReference w:id="643"/>
        </w:r>
      </w:del>
      <w:commentRangeEnd w:id="644"/>
      <w:r w:rsidR="000074A1">
        <w:rPr>
          <w:rStyle w:val="CommentReference"/>
          <w:b w:val="0"/>
          <w:bCs w:val="0"/>
          <w:szCs w:val="20"/>
        </w:rPr>
        <w:commentReference w:id="644"/>
      </w:r>
    </w:p>
    <w:p w14:paraId="3FE3D166" w14:textId="4DEB571C" w:rsidR="00E72F1F" w:rsidDel="00383CF5" w:rsidRDefault="00E72F1F" w:rsidP="00DC32E3">
      <w:pPr>
        <w:pStyle w:val="Heading2"/>
        <w:ind w:firstLine="0"/>
        <w:rPr>
          <w:del w:id="646" w:author="nate nate" w:date="2022-07-31T09:26:00Z"/>
        </w:rPr>
        <w:pPrChange w:id="647" w:author="nate nate" w:date="2022-07-31T11:09:00Z">
          <w:pPr/>
        </w:pPrChange>
      </w:pPr>
      <w:del w:id="648" w:author="nate nate" w:date="2022-07-31T09:26:00Z">
        <w:r w:rsidDel="00383CF5">
          <w:delTex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delText>
        </w:r>
      </w:del>
      <w:customXmlDelRangeStart w:id="649" w:author="nate nate" w:date="2022-07-31T09:26:00Z"/>
      <w:sdt>
        <w:sdtPr>
          <w:id w:val="-1100865561"/>
          <w:citation/>
        </w:sdtPr>
        <w:sdtContent>
          <w:customXmlDelRangeEnd w:id="649"/>
          <w:del w:id="650" w:author="nate nate" w:date="2022-07-31T09:26:00Z">
            <w:r w:rsidDel="00383CF5">
              <w:fldChar w:fldCharType="begin"/>
            </w:r>
            <w:r w:rsidDel="00383CF5">
              <w:delInstrText xml:space="preserve"> CITATION Kim21 \l 1033 </w:delInstrText>
            </w:r>
            <w:r w:rsidDel="00383CF5">
              <w:fldChar w:fldCharType="separate"/>
            </w:r>
            <w:r w:rsidR="00151A0D" w:rsidDel="00383CF5">
              <w:rPr>
                <w:noProof/>
              </w:rPr>
              <w:delText xml:space="preserve"> (Kim &amp; Kim, 2021)</w:delText>
            </w:r>
            <w:r w:rsidDel="00383CF5">
              <w:fldChar w:fldCharType="end"/>
            </w:r>
          </w:del>
          <w:customXmlDelRangeStart w:id="651" w:author="nate nate" w:date="2022-07-31T09:26:00Z"/>
        </w:sdtContent>
      </w:sdt>
      <w:customXmlDelRangeEnd w:id="651"/>
      <w:del w:id="652" w:author="nate nate" w:date="2022-07-31T09:26:00Z">
        <w:r w:rsidDel="00383CF5">
          <w:delText xml:space="preserve">. This labor shortage increases hiring and employee retention costs that the patients and welfare programs must cover. The funding gap is a global problem that does not impact all communities equally. For instance, </w:delText>
        </w:r>
      </w:del>
      <w:del w:id="653" w:author="nate nate" w:date="2022-07-31T08:49:00Z">
        <w:r w:rsidDel="00A549E3">
          <w:delText>in South Africa, rural special needs communities h</w:delText>
        </w:r>
      </w:del>
      <w:del w:id="654" w:author="nate nate" w:date="2022-07-31T08:50:00Z">
        <w:r w:rsidDel="00A549E3">
          <w:delText>ave</w:delText>
        </w:r>
      </w:del>
      <w:del w:id="655" w:author="nate nate" w:date="2022-07-31T09:26:00Z">
        <w:r w:rsidDel="00383CF5">
          <w:delText xml:space="preserve"> 57% fewer nursing visits than their urban neighbors</w:delText>
        </w:r>
      </w:del>
      <w:customXmlDelRangeStart w:id="656" w:author="nate nate" w:date="2022-07-31T09:26:00Z"/>
      <w:sdt>
        <w:sdtPr>
          <w:id w:val="728879326"/>
          <w:citation/>
        </w:sdtPr>
        <w:sdtContent>
          <w:customXmlDelRangeEnd w:id="656"/>
          <w:del w:id="657" w:author="nate nate" w:date="2022-07-31T09:26:00Z">
            <w:r w:rsidDel="00383CF5">
              <w:fldChar w:fldCharType="begin"/>
            </w:r>
            <w:r w:rsidDel="00383CF5">
              <w:delInstrText xml:space="preserve"> CITATION Bes20 \l 1033 </w:delInstrText>
            </w:r>
            <w:r w:rsidDel="00383CF5">
              <w:fldChar w:fldCharType="separate"/>
            </w:r>
            <w:r w:rsidR="00151A0D" w:rsidDel="00383CF5">
              <w:rPr>
                <w:noProof/>
              </w:rPr>
              <w:delText xml:space="preserve"> (Besada, 2020)</w:delText>
            </w:r>
            <w:r w:rsidDel="00383CF5">
              <w:fldChar w:fldCharType="end"/>
            </w:r>
          </w:del>
          <w:customXmlDelRangeStart w:id="658" w:author="nate nate" w:date="2022-07-31T09:26:00Z"/>
        </w:sdtContent>
      </w:sdt>
      <w:customXmlDelRangeEnd w:id="658"/>
      <w:del w:id="659" w:author="nate nate" w:date="2022-07-31T09:26:00Z">
        <w:r w:rsidDel="00383CF5">
          <w:delText>. Newly industrialized economies like Taiwan, South Korea, Thailand, and Malaysia are experiencing challenges maintaining their long-term care programs due to growing costs</w:delText>
        </w:r>
      </w:del>
      <w:customXmlDelRangeStart w:id="660" w:author="nate nate" w:date="2022-07-31T09:26:00Z"/>
      <w:sdt>
        <w:sdtPr>
          <w:id w:val="759646280"/>
          <w:citation/>
        </w:sdtPr>
        <w:sdtContent>
          <w:customXmlDelRangeEnd w:id="660"/>
          <w:del w:id="661" w:author="nate nate" w:date="2022-07-31T09:26:00Z">
            <w:r w:rsidDel="00383CF5">
              <w:fldChar w:fldCharType="begin"/>
            </w:r>
            <w:r w:rsidDel="00383CF5">
              <w:delInstrText xml:space="preserve"> CITATION Phu21 \l 1033 </w:delInstrText>
            </w:r>
            <w:r w:rsidDel="00383CF5">
              <w:fldChar w:fldCharType="separate"/>
            </w:r>
            <w:r w:rsidR="00151A0D" w:rsidDel="00383CF5">
              <w:rPr>
                <w:noProof/>
              </w:rPr>
              <w:delText xml:space="preserve"> (Phua, 2021)</w:delText>
            </w:r>
            <w:r w:rsidDel="00383CF5">
              <w:fldChar w:fldCharType="end"/>
            </w:r>
          </w:del>
          <w:customXmlDelRangeStart w:id="662" w:author="nate nate" w:date="2022-07-31T09:26:00Z"/>
        </w:sdtContent>
      </w:sdt>
      <w:customXmlDelRangeEnd w:id="662"/>
      <w:del w:id="663" w:author="nate nate" w:date="2022-07-31T09:26:00Z">
        <w:r w:rsidDel="00383CF5">
          <w:delText>. Domestic programs like Veterans Health Administration (VHA) and Medicare are not immune to these economic limits (Lei et al., 2021). Businesses and governments must control these costs and replace human labor with less expensive automation.</w:delText>
        </w:r>
      </w:del>
    </w:p>
    <w:p w14:paraId="21E50422" w14:textId="4DABB682" w:rsidR="00E72F1F" w:rsidDel="00383CF5" w:rsidRDefault="00E72F1F" w:rsidP="00DC32E3">
      <w:pPr>
        <w:pStyle w:val="Heading2"/>
        <w:ind w:firstLine="0"/>
        <w:rPr>
          <w:del w:id="664" w:author="nate nate" w:date="2022-07-31T09:26:00Z"/>
        </w:rPr>
        <w:pPrChange w:id="665" w:author="nate nate" w:date="2022-07-31T11:09:00Z">
          <w:pPr/>
        </w:pPrChange>
      </w:pPr>
      <w:del w:id="666" w:author="nate nate" w:date="2022-07-31T09:26:00Z">
        <w:r w:rsidDel="00383CF5">
          <w:delTex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delText>
        </w:r>
      </w:del>
      <w:customXmlDelRangeStart w:id="667" w:author="nate nate" w:date="2022-07-31T09:26:00Z"/>
      <w:sdt>
        <w:sdtPr>
          <w:id w:val="959154296"/>
          <w:citation/>
        </w:sdtPr>
        <w:sdtContent>
          <w:customXmlDelRangeEnd w:id="667"/>
          <w:del w:id="668" w:author="nate nate" w:date="2022-07-31T09:26:00Z">
            <w:r w:rsidDel="00383CF5">
              <w:fldChar w:fldCharType="begin"/>
            </w:r>
            <w:r w:rsidDel="00383CF5">
              <w:delInstrText xml:space="preserve"> CITATION Shi21 \l 1033 </w:delInstrText>
            </w:r>
            <w:r w:rsidDel="00383CF5">
              <w:fldChar w:fldCharType="separate"/>
            </w:r>
            <w:r w:rsidR="00151A0D" w:rsidDel="00383CF5">
              <w:rPr>
                <w:noProof/>
              </w:rPr>
              <w:delText xml:space="preserve"> (Shirazi &amp; Shekhani, 2021)</w:delText>
            </w:r>
            <w:r w:rsidDel="00383CF5">
              <w:fldChar w:fldCharType="end"/>
            </w:r>
          </w:del>
          <w:customXmlDelRangeStart w:id="669" w:author="nate nate" w:date="2022-07-31T09:26:00Z"/>
        </w:sdtContent>
      </w:sdt>
      <w:customXmlDelRangeEnd w:id="669"/>
      <w:del w:id="670" w:author="nate nate" w:date="2022-07-31T09:26:00Z">
        <w:r w:rsidDel="00383CF5">
          <w:delText>. Researchers create frameworks to mitigate these privacy concerns (e.g., redaction), though these procedures are challenging in practice</w:delText>
        </w:r>
      </w:del>
      <w:customXmlDelRangeStart w:id="671" w:author="nate nate" w:date="2022-07-31T09:26:00Z"/>
      <w:sdt>
        <w:sdtPr>
          <w:id w:val="-960965426"/>
          <w:citation/>
        </w:sdtPr>
        <w:sdtContent>
          <w:customXmlDelRangeEnd w:id="671"/>
          <w:del w:id="672" w:author="nate nate" w:date="2022-07-31T09:26:00Z">
            <w:r w:rsidDel="00383CF5">
              <w:fldChar w:fldCharType="begin"/>
            </w:r>
            <w:r w:rsidDel="00383CF5">
              <w:delInstrText xml:space="preserve"> CITATION Bla21 \l 1033 </w:delInstrText>
            </w:r>
            <w:r w:rsidDel="00383CF5">
              <w:fldChar w:fldCharType="separate"/>
            </w:r>
            <w:r w:rsidR="00151A0D" w:rsidDel="00383CF5">
              <w:rPr>
                <w:noProof/>
              </w:rPr>
              <w:delText xml:space="preserve"> (Blackhurn, 2021)</w:delText>
            </w:r>
            <w:r w:rsidDel="00383CF5">
              <w:fldChar w:fldCharType="end"/>
            </w:r>
          </w:del>
          <w:customXmlDelRangeStart w:id="673" w:author="nate nate" w:date="2022-07-31T09:26:00Z"/>
        </w:sdtContent>
      </w:sdt>
      <w:customXmlDelRangeEnd w:id="673"/>
      <w:del w:id="674" w:author="nate nate" w:date="2022-07-31T09:26:00Z">
        <w:r w:rsidDel="00383CF5">
          <w:delText>. Beyond human and process issues are technical complexities in configuring prototype autonomous assistants. It requires multiple domain specializations like computer networking, embedded technologies, AI/ML, and distributed computing</w:delText>
        </w:r>
      </w:del>
      <w:customXmlDelRangeStart w:id="675" w:author="nate nate" w:date="2022-07-31T09:26:00Z"/>
      <w:sdt>
        <w:sdtPr>
          <w:id w:val="1261574131"/>
          <w:citation/>
        </w:sdtPr>
        <w:sdtContent>
          <w:customXmlDelRangeEnd w:id="675"/>
          <w:del w:id="676" w:author="nate nate" w:date="2022-07-31T09:26:00Z">
            <w:r w:rsidDel="00383CF5">
              <w:fldChar w:fldCharType="begin"/>
            </w:r>
            <w:r w:rsidDel="00383CF5">
              <w:delInstrText xml:space="preserve"> CITATION Tun21 \l 1033 </w:delInstrText>
            </w:r>
            <w:r w:rsidDel="00383CF5">
              <w:fldChar w:fldCharType="separate"/>
            </w:r>
            <w:r w:rsidR="00151A0D" w:rsidDel="00383CF5">
              <w:rPr>
                <w:noProof/>
              </w:rPr>
              <w:delText xml:space="preserve"> (Tun, Madanian, &amp; Mirza, 2021)</w:delText>
            </w:r>
            <w:r w:rsidDel="00383CF5">
              <w:fldChar w:fldCharType="end"/>
            </w:r>
          </w:del>
          <w:customXmlDelRangeStart w:id="677" w:author="nate nate" w:date="2022-07-31T09:26:00Z"/>
        </w:sdtContent>
      </w:sdt>
      <w:customXmlDelRangeEnd w:id="677"/>
      <w:del w:id="678" w:author="nate nate" w:date="2022-07-31T09:26:00Z">
        <w:r w:rsidDel="00383CF5">
          <w:delTex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delText>
        </w:r>
      </w:del>
    </w:p>
    <w:p w14:paraId="69DC4A2A" w14:textId="1C80B8D3" w:rsidR="00E72F1F" w:rsidDel="00383CF5" w:rsidRDefault="00E72F1F" w:rsidP="00DC32E3">
      <w:pPr>
        <w:pStyle w:val="Heading2"/>
        <w:ind w:firstLine="0"/>
        <w:rPr>
          <w:del w:id="679" w:author="nate nate" w:date="2022-07-31T09:26:00Z"/>
        </w:rPr>
        <w:pPrChange w:id="680" w:author="nate nate" w:date="2022-07-31T11:09:00Z">
          <w:pPr>
            <w:pStyle w:val="Heading2"/>
            <w:ind w:firstLine="0"/>
          </w:pPr>
        </w:pPrChange>
      </w:pPr>
      <w:bookmarkStart w:id="681" w:name="_Toc109920920"/>
      <w:del w:id="682" w:author="nate nate" w:date="2022-07-31T09:26:00Z">
        <w:r w:rsidDel="00383CF5">
          <w:delText>Purpose of the Study</w:delText>
        </w:r>
        <w:bookmarkEnd w:id="681"/>
      </w:del>
    </w:p>
    <w:p w14:paraId="431627D7" w14:textId="789C005A" w:rsidR="00E72F1F" w:rsidDel="00383CF5" w:rsidRDefault="00E72F1F" w:rsidP="00DC32E3">
      <w:pPr>
        <w:pStyle w:val="Heading2"/>
        <w:ind w:firstLine="0"/>
        <w:rPr>
          <w:del w:id="683" w:author="nate nate" w:date="2022-07-31T09:26:00Z"/>
        </w:rPr>
        <w:pPrChange w:id="684" w:author="nate nate" w:date="2022-07-31T11:09:00Z">
          <w:pPr/>
        </w:pPrChange>
      </w:pPr>
      <w:del w:id="685" w:author="nate nate" w:date="2022-07-31T09:26:00Z">
        <w:r w:rsidDel="00383CF5">
          <w:delTex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delText>
        </w:r>
      </w:del>
    </w:p>
    <w:p w14:paraId="4403433D" w14:textId="5FEBE9DC" w:rsidR="00E72F1F" w:rsidDel="00383CF5" w:rsidRDefault="00E72F1F" w:rsidP="00DC32E3">
      <w:pPr>
        <w:pStyle w:val="Heading2"/>
        <w:ind w:firstLine="0"/>
        <w:rPr>
          <w:del w:id="686" w:author="nate nate" w:date="2022-07-31T09:26:00Z"/>
        </w:rPr>
        <w:pPrChange w:id="687" w:author="nate nate" w:date="2022-07-31T11:09:00Z">
          <w:pPr/>
        </w:pPrChange>
      </w:pPr>
      <w:del w:id="688" w:author="nate nate" w:date="2022-07-31T09:26:00Z">
        <w:r w:rsidDel="00383CF5">
          <w:delTex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delText>
        </w:r>
      </w:del>
    </w:p>
    <w:p w14:paraId="4C3756B9" w14:textId="696E67F4" w:rsidR="00E72F1F" w:rsidDel="00383CF5" w:rsidRDefault="00E72F1F" w:rsidP="00DC32E3">
      <w:pPr>
        <w:pStyle w:val="Heading2"/>
        <w:ind w:firstLine="0"/>
        <w:rPr>
          <w:del w:id="689" w:author="nate nate" w:date="2022-07-31T09:26:00Z"/>
        </w:rPr>
        <w:pPrChange w:id="690" w:author="nate nate" w:date="2022-07-31T11:09:00Z">
          <w:pPr/>
        </w:pPrChange>
      </w:pPr>
      <w:del w:id="691" w:author="nate nate" w:date="2022-07-31T09:26:00Z">
        <w:r w:rsidDel="00383CF5">
          <w:delTex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delText>
        </w:r>
      </w:del>
    </w:p>
    <w:p w14:paraId="0206CFB4" w14:textId="77777777" w:rsidR="00E72F1F" w:rsidRDefault="00E72F1F" w:rsidP="00DC32E3">
      <w:pPr>
        <w:pStyle w:val="Heading2"/>
        <w:ind w:firstLine="0"/>
      </w:pPr>
      <w:bookmarkStart w:id="692" w:name="_Toc109920921"/>
      <w:r>
        <w:t xml:space="preserve">Research Methodology and </w:t>
      </w:r>
      <w:commentRangeStart w:id="693"/>
      <w:r>
        <w:t>Design</w:t>
      </w:r>
      <w:commentRangeEnd w:id="693"/>
      <w:r>
        <w:rPr>
          <w:rStyle w:val="CommentReference"/>
          <w:b w:val="0"/>
        </w:rPr>
        <w:commentReference w:id="693"/>
      </w:r>
      <w:bookmarkEnd w:id="692"/>
    </w:p>
    <w:p w14:paraId="5A5ACD5C" w14:textId="77777777" w:rsidR="00E72F1F" w:rsidRDefault="00E72F1F" w:rsidP="009C0CE1">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694" w:name="_Toc109920922"/>
      <w:r>
        <w:t>Study Appropriateness</w:t>
      </w:r>
      <w:bookmarkEnd w:id="694"/>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proofErr w:type="spellStart"/>
      <w:r>
        <w:lastRenderedPageBreak/>
        <w:t>MoCAP</w:t>
      </w:r>
      <w:proofErr w:type="spellEnd"/>
      <w:r>
        <w:t xml:space="preserve">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695" w:name="_Toc109920923"/>
      <w:r>
        <w:t>Alternative Methodologies</w:t>
      </w:r>
      <w:commentRangeStart w:id="696"/>
      <w:commentRangeEnd w:id="696"/>
      <w:r>
        <w:rPr>
          <w:rStyle w:val="CommentReference"/>
          <w:b w:val="0"/>
          <w:i w:val="0"/>
        </w:rPr>
        <w:commentReference w:id="696"/>
      </w:r>
      <w:bookmarkEnd w:id="695"/>
    </w:p>
    <w:p w14:paraId="0898953C" w14:textId="27A5A2AD" w:rsidR="00E72F1F" w:rsidRDefault="00E72F1F" w:rsidP="009C0CE1">
      <w:r>
        <w:t xml:space="preserve">Quality research begins with a well-defined set of questions, such as ‘can an autonomous vehicle safely navigate city streets?’  Next, the researcher needs a plan to answer the question by collecting evidence and observations. Executing that plan requires a collection of </w:t>
      </w:r>
      <w:proofErr w:type="spellStart"/>
      <w:r>
        <w:t>quantitive</w:t>
      </w:r>
      <w:proofErr w:type="spellEnd"/>
      <w:r>
        <w:t xml:space="preser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 xml:space="preserve">Many people erroneously believe that quantitative methods are superior to qualitative alternatives (McCusker &amp; </w:t>
      </w:r>
      <w:proofErr w:type="spellStart"/>
      <w:r w:rsidRPr="00564461">
        <w:t>Gunaydin</w:t>
      </w:r>
      <w:proofErr w:type="spellEnd"/>
      <w:r w:rsidRPr="00564461">
        <w:t xml:space="preserve">, 2015; Creswell, 2014; Jason &amp; </w:t>
      </w:r>
      <w:proofErr w:type="spellStart"/>
      <w:r w:rsidRPr="00564461">
        <w:t>Glenwick</w:t>
      </w:r>
      <w:proofErr w:type="spellEnd"/>
      <w:r w:rsidRPr="00564461">
        <w:t>,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ins w:id="697" w:author="nate nate" w:date="2022-07-31T08:50:00Z"/>
          <w:b/>
          <w:bCs/>
          <w:iCs/>
          <w:szCs w:val="18"/>
        </w:rPr>
      </w:pPr>
      <w:bookmarkStart w:id="698" w:name="_Toc107430919"/>
      <w:ins w:id="699" w:author="nate nate" w:date="2022-07-31T08:50:00Z">
        <w:r>
          <w:rPr>
            <w:b/>
            <w:bCs/>
          </w:rPr>
          <w:br w:type="page"/>
        </w:r>
      </w:ins>
    </w:p>
    <w:p w14:paraId="28DFFA52" w14:textId="7CDF7772" w:rsidR="00396DFB" w:rsidRPr="00421FD7" w:rsidRDefault="00421FD7" w:rsidP="00421FD7">
      <w:pPr>
        <w:pStyle w:val="Caption"/>
        <w:ind w:firstLine="0"/>
        <w:rPr>
          <w:i/>
          <w:iCs w:val="0"/>
        </w:rPr>
      </w:pPr>
      <w:r w:rsidRPr="00A549E3">
        <w:rPr>
          <w:b/>
          <w:bCs/>
          <w:rPrChange w:id="700" w:author="nate nate" w:date="2022-07-31T08:50:00Z">
            <w:rPr/>
          </w:rPrChange>
        </w:rPr>
        <w:lastRenderedPageBreak/>
        <w:t xml:space="preserve">Table </w:t>
      </w:r>
      <w:r w:rsidR="00000000" w:rsidRPr="00A549E3">
        <w:rPr>
          <w:b/>
          <w:bCs/>
          <w:rPrChange w:id="701" w:author="nate nate" w:date="2022-07-31T08:50:00Z">
            <w:rPr/>
          </w:rPrChange>
        </w:rPr>
        <w:fldChar w:fldCharType="begin"/>
      </w:r>
      <w:r w:rsidR="00000000" w:rsidRPr="00A549E3">
        <w:rPr>
          <w:b/>
          <w:bCs/>
          <w:rPrChange w:id="702" w:author="nate nate" w:date="2022-07-31T08:50:00Z">
            <w:rPr/>
          </w:rPrChange>
        </w:rPr>
        <w:instrText xml:space="preserve"> SEQ Table \* ARABIC </w:instrText>
      </w:r>
      <w:r w:rsidR="00000000" w:rsidRPr="00A549E3">
        <w:rPr>
          <w:b/>
          <w:bCs/>
          <w:rPrChange w:id="703" w:author="nate nate" w:date="2022-07-31T08:50:00Z">
            <w:rPr/>
          </w:rPrChange>
        </w:rPr>
        <w:fldChar w:fldCharType="separate"/>
      </w:r>
      <w:ins w:id="704" w:author="nate nate" w:date="2022-07-31T08:51:00Z">
        <w:r w:rsidR="00A549E3">
          <w:rPr>
            <w:b/>
            <w:bCs/>
            <w:noProof/>
          </w:rPr>
          <w:t>10</w:t>
        </w:r>
      </w:ins>
      <w:del w:id="705" w:author="nate nate" w:date="2022-07-31T08:51:00Z">
        <w:r w:rsidRPr="00A549E3" w:rsidDel="00A549E3">
          <w:rPr>
            <w:b/>
            <w:bCs/>
            <w:noProof/>
            <w:rPrChange w:id="706" w:author="nate nate" w:date="2022-07-31T08:50:00Z">
              <w:rPr>
                <w:noProof/>
              </w:rPr>
            </w:rPrChange>
          </w:rPr>
          <w:delText>10</w:delText>
        </w:r>
      </w:del>
      <w:r w:rsidR="00000000" w:rsidRPr="00A549E3">
        <w:rPr>
          <w:b/>
          <w:bCs/>
          <w:noProof/>
          <w:rPrChange w:id="707" w:author="nate nate" w:date="2022-07-31T08:50:00Z">
            <w:rPr>
              <w:noProof/>
            </w:rPr>
          </w:rPrChange>
        </w:rPr>
        <w:fldChar w:fldCharType="end"/>
      </w:r>
      <w:del w:id="708" w:author="nate nate" w:date="2022-07-31T08:50:00Z">
        <w:r w:rsidDel="00A549E3">
          <w:delText xml:space="preserve"> </w:delText>
        </w:r>
      </w:del>
      <w:r>
        <w:br/>
      </w:r>
      <w:r w:rsidRPr="00421FD7">
        <w:rPr>
          <w:i/>
          <w:iCs w:val="0"/>
        </w:rPr>
        <w:t>Research Approaches</w:t>
      </w:r>
      <w:bookmarkEnd w:id="698"/>
    </w:p>
    <w:tbl>
      <w:tblPr>
        <w:tblStyle w:val="GridTable4"/>
        <w:tblW w:w="0" w:type="auto"/>
        <w:tblLook w:val="04A0" w:firstRow="1" w:lastRow="0" w:firstColumn="1" w:lastColumn="0" w:noHBand="0" w:noVBand="1"/>
        <w:tblPrChange w:id="709" w:author="nate nate" w:date="2022-07-31T09:31:00Z">
          <w:tblPr>
            <w:tblStyle w:val="GridTable4"/>
            <w:tblW w:w="0" w:type="auto"/>
            <w:tblLook w:val="04A0" w:firstRow="1" w:lastRow="0" w:firstColumn="1" w:lastColumn="0" w:noHBand="0" w:noVBand="1"/>
          </w:tblPr>
        </w:tblPrChange>
      </w:tblPr>
      <w:tblGrid>
        <w:gridCol w:w="2245"/>
        <w:gridCol w:w="2880"/>
        <w:gridCol w:w="4225"/>
        <w:tblGridChange w:id="710">
          <w:tblGrid>
            <w:gridCol w:w="3116"/>
            <w:gridCol w:w="3117"/>
            <w:gridCol w:w="3117"/>
          </w:tblGrid>
        </w:tblGridChange>
      </w:tblGrid>
      <w:tr w:rsidR="00E72F1F" w14:paraId="1F2D8A0B" w14:textId="77777777" w:rsidTr="005E3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1" w:author="nate nate" w:date="2022-07-31T09:31:00Z">
              <w:tcPr>
                <w:tcW w:w="3116" w:type="dxa"/>
              </w:tcPr>
            </w:tcPrChange>
          </w:tcPr>
          <w:p w14:paraId="3CCA250E" w14:textId="77777777" w:rsidR="00E72F1F" w:rsidRDefault="00E72F1F" w:rsidP="005E3CCF">
            <w:pPr>
              <w:ind w:firstLine="0"/>
              <w:cnfStyle w:val="101000000000" w:firstRow="1" w:lastRow="0" w:firstColumn="1" w:lastColumn="0" w:oddVBand="0" w:evenVBand="0" w:oddHBand="0" w:evenHBand="0" w:firstRowFirstColumn="0" w:firstRowLastColumn="0" w:lastRowFirstColumn="0" w:lastRowLastColumn="0"/>
              <w:pPrChange w:id="712" w:author="nate nate" w:date="2022-07-31T09:31:00Z">
                <w:pPr>
                  <w:cnfStyle w:val="101000000000" w:firstRow="1" w:lastRow="0" w:firstColumn="1" w:lastColumn="0" w:oddVBand="0" w:evenVBand="0" w:oddHBand="0" w:evenHBand="0" w:firstRowFirstColumn="0" w:firstRowLastColumn="0" w:lastRowFirstColumn="0" w:lastRowLastColumn="0"/>
                </w:pPr>
              </w:pPrChange>
            </w:pPr>
            <w:r>
              <w:t>Approach</w:t>
            </w:r>
          </w:p>
        </w:tc>
        <w:tc>
          <w:tcPr>
            <w:tcW w:w="2880" w:type="dxa"/>
            <w:tcPrChange w:id="713" w:author="nate nate" w:date="2022-07-31T09:31:00Z">
              <w:tcPr>
                <w:tcW w:w="3117" w:type="dxa"/>
              </w:tcPr>
            </w:tcPrChange>
          </w:tcPr>
          <w:p w14:paraId="31FC70E4"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4" w:author="nate nate" w:date="2022-07-31T09:31:00Z">
                <w:pPr>
                  <w:cnfStyle w:val="100000000000" w:firstRow="1" w:lastRow="0" w:firstColumn="0" w:lastColumn="0" w:oddVBand="0" w:evenVBand="0" w:oddHBand="0" w:evenHBand="0" w:firstRowFirstColumn="0" w:firstRowLastColumn="0" w:lastRowFirstColumn="0" w:lastRowLastColumn="0"/>
                </w:pPr>
              </w:pPrChange>
            </w:pPr>
            <w:r>
              <w:t>Description</w:t>
            </w:r>
          </w:p>
        </w:tc>
        <w:tc>
          <w:tcPr>
            <w:tcW w:w="4225" w:type="dxa"/>
            <w:tcPrChange w:id="715" w:author="nate nate" w:date="2022-07-31T09:31:00Z">
              <w:tcPr>
                <w:tcW w:w="3117" w:type="dxa"/>
              </w:tcPr>
            </w:tcPrChange>
          </w:tcPr>
          <w:p w14:paraId="3C839666"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6" w:author="nate nate" w:date="2022-07-31T09:31:00Z">
                <w:pPr>
                  <w:cnfStyle w:val="100000000000" w:firstRow="1" w:lastRow="0" w:firstColumn="0" w:lastColumn="0" w:oddVBand="0" w:evenVBand="0" w:oddHBand="0" w:evenHBand="0" w:firstRowFirstColumn="0" w:firstRowLastColumn="0" w:lastRowFirstColumn="0" w:lastRowLastColumn="0"/>
                </w:pPr>
              </w:pPrChange>
            </w:pPr>
            <w:r>
              <w:t>Example Use Case</w:t>
            </w:r>
          </w:p>
        </w:tc>
      </w:tr>
      <w:tr w:rsidR="00E72F1F" w14:paraId="3941F68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7" w:author="nate nate" w:date="2022-07-31T09:31:00Z">
              <w:tcPr>
                <w:tcW w:w="3116" w:type="dxa"/>
              </w:tcPr>
            </w:tcPrChange>
          </w:tcPr>
          <w:p w14:paraId="31158A4F"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Quantitative</w:t>
            </w:r>
          </w:p>
        </w:tc>
        <w:tc>
          <w:tcPr>
            <w:tcW w:w="2880" w:type="dxa"/>
            <w:tcPrChange w:id="718" w:author="nate nate" w:date="2022-07-31T09:31:00Z">
              <w:tcPr>
                <w:tcW w:w="3117" w:type="dxa"/>
              </w:tcPr>
            </w:tcPrChange>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4225" w:type="dxa"/>
            <w:tcPrChange w:id="719" w:author="nate nate" w:date="2022-07-31T09:31:00Z">
              <w:tcPr>
                <w:tcW w:w="3117" w:type="dxa"/>
              </w:tcPr>
            </w:tcPrChange>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5E3CCF">
        <w:tc>
          <w:tcPr>
            <w:cnfStyle w:val="001000000000" w:firstRow="0" w:lastRow="0" w:firstColumn="1" w:lastColumn="0" w:oddVBand="0" w:evenVBand="0" w:oddHBand="0" w:evenHBand="0" w:firstRowFirstColumn="0" w:firstRowLastColumn="0" w:lastRowFirstColumn="0" w:lastRowLastColumn="0"/>
            <w:tcW w:w="2245" w:type="dxa"/>
            <w:tcPrChange w:id="720" w:author="nate nate" w:date="2022-07-31T09:31:00Z">
              <w:tcPr>
                <w:tcW w:w="3116" w:type="dxa"/>
              </w:tcPr>
            </w:tcPrChange>
          </w:tcPr>
          <w:p w14:paraId="329A7E04" w14:textId="77777777" w:rsidR="00E72F1F" w:rsidRDefault="00E72F1F" w:rsidP="00A5574D">
            <w:pPr>
              <w:ind w:firstLine="0"/>
            </w:pPr>
            <w:r>
              <w:t>Qualitative</w:t>
            </w:r>
          </w:p>
        </w:tc>
        <w:tc>
          <w:tcPr>
            <w:tcW w:w="2880" w:type="dxa"/>
            <w:tcPrChange w:id="721" w:author="nate nate" w:date="2022-07-31T09:31:00Z">
              <w:tcPr>
                <w:tcW w:w="3117" w:type="dxa"/>
              </w:tcPr>
            </w:tcPrChange>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4225" w:type="dxa"/>
            <w:tcPrChange w:id="722" w:author="nate nate" w:date="2022-07-31T09:31:00Z">
              <w:tcPr>
                <w:tcW w:w="3117" w:type="dxa"/>
              </w:tcPr>
            </w:tcPrChange>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23" w:author="nate nate" w:date="2022-07-31T09:31:00Z">
              <w:tcPr>
                <w:tcW w:w="3116" w:type="dxa"/>
              </w:tcPr>
            </w:tcPrChange>
          </w:tcPr>
          <w:p w14:paraId="002A37C2"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Mixed-Method</w:t>
            </w:r>
          </w:p>
        </w:tc>
        <w:tc>
          <w:tcPr>
            <w:tcW w:w="2880" w:type="dxa"/>
            <w:tcPrChange w:id="724" w:author="nate nate" w:date="2022-07-31T09:31:00Z">
              <w:tcPr>
                <w:tcW w:w="3117" w:type="dxa"/>
              </w:tcPr>
            </w:tcPrChange>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4225" w:type="dxa"/>
            <w:tcPrChange w:id="725" w:author="nate nate" w:date="2022-07-31T09:31:00Z">
              <w:tcPr>
                <w:tcW w:w="3117" w:type="dxa"/>
              </w:tcPr>
            </w:tcPrChange>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lastRenderedPageBreak/>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726" w:name="_Toc109920924"/>
      <w:commentRangeStart w:id="727"/>
      <w:r>
        <w:t>Population and Sample</w:t>
      </w:r>
      <w:commentRangeEnd w:id="727"/>
      <w:r>
        <w:rPr>
          <w:rStyle w:val="CommentReference"/>
          <w:b w:val="0"/>
        </w:rPr>
        <w:commentReference w:id="727"/>
      </w:r>
      <w:bookmarkEnd w:id="726"/>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w:t>
      </w:r>
      <w:proofErr w:type="spellStart"/>
      <w:r>
        <w:t>MoCAP</w:t>
      </w:r>
      <w:proofErr w:type="spellEnd"/>
      <w:r>
        <w:t xml:space="preserve">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728" w:name="_Toc109920925"/>
      <w:r>
        <w:t>Determining Power</w:t>
      </w:r>
      <w:bookmarkEnd w:id="728"/>
    </w:p>
    <w:p w14:paraId="4AB47DE9" w14:textId="77777777" w:rsidR="00E72F1F" w:rsidRDefault="00E72F1F" w:rsidP="009C0CE1">
      <w:r>
        <w:t xml:space="preserve">There are unlimited human behavior permutations, and it is impractical to examine each combination. Instead, a reasonable cross-section is appropriate for demonstrating the simulation technique. Given the relatively small sample count, adjusting the confidence intervals to meet </w:t>
      </w:r>
      <w:r>
        <w:lastRenderedPageBreak/>
        <w:t>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729" w:name="_Toc109920926"/>
      <w:r>
        <w:t>Determining Effect</w:t>
      </w:r>
      <w:bookmarkEnd w:id="729"/>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730" w:name="_Toc109920927"/>
      <w:r>
        <w:t>Potential Sample Sizes</w:t>
      </w:r>
      <w:bookmarkEnd w:id="730"/>
    </w:p>
    <w:p w14:paraId="409FA855" w14:textId="56273E5E" w:rsidR="00E72F1F" w:rsidRDefault="00E72F1F" w:rsidP="009C0CE1">
      <w:pPr>
        <w:rPr>
          <w:ins w:id="731" w:author="nate nate" w:date="2022-07-31T08:50:00Z"/>
        </w:rPr>
      </w:pPr>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w:t>
      </w:r>
      <w:proofErr w:type="spellStart"/>
      <w:r>
        <w:t>MoCAP</w:t>
      </w:r>
      <w:proofErr w:type="spellEnd"/>
      <w:r>
        <w:t xml:space="preserve">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3A9090D0" w14:textId="55A1732B" w:rsidR="00A549E3" w:rsidRPr="00A549E3" w:rsidDel="00A549E3" w:rsidRDefault="00A549E3" w:rsidP="00A549E3">
      <w:pPr>
        <w:pStyle w:val="Caption"/>
        <w:ind w:firstLine="0"/>
        <w:rPr>
          <w:del w:id="732" w:author="nate nate" w:date="2022-07-31T08:51:00Z"/>
          <w:i/>
          <w:iCs w:val="0"/>
          <w:rPrChange w:id="733" w:author="nate nate" w:date="2022-07-31T08:51:00Z">
            <w:rPr>
              <w:del w:id="734" w:author="nate nate" w:date="2022-07-31T08:51:00Z"/>
            </w:rPr>
          </w:rPrChange>
        </w:rPr>
        <w:pPrChange w:id="735" w:author="nate nate" w:date="2022-07-31T08:51:00Z">
          <w:pPr/>
        </w:pPrChange>
      </w:pPr>
      <w:ins w:id="736" w:author="nate nate" w:date="2022-07-31T08:51:00Z">
        <w:r w:rsidRPr="00A549E3">
          <w:rPr>
            <w:b/>
            <w:bCs/>
            <w:rPrChange w:id="737" w:author="nate nate" w:date="2022-07-31T08:51:00Z">
              <w:rPr/>
            </w:rPrChange>
          </w:rPr>
          <w:lastRenderedPageBreak/>
          <w:t xml:space="preserve">Table </w:t>
        </w:r>
        <w:r w:rsidRPr="00A549E3">
          <w:rPr>
            <w:b/>
            <w:bCs/>
            <w:rPrChange w:id="738" w:author="nate nate" w:date="2022-07-31T08:51:00Z">
              <w:rPr/>
            </w:rPrChange>
          </w:rPr>
          <w:fldChar w:fldCharType="begin"/>
        </w:r>
        <w:r w:rsidRPr="00A549E3">
          <w:rPr>
            <w:b/>
            <w:bCs/>
            <w:rPrChange w:id="739" w:author="nate nate" w:date="2022-07-31T08:51:00Z">
              <w:rPr/>
            </w:rPrChange>
          </w:rPr>
          <w:instrText xml:space="preserve"> SEQ Table \* ARABIC </w:instrText>
        </w:r>
      </w:ins>
      <w:r w:rsidRPr="00A549E3">
        <w:rPr>
          <w:b/>
          <w:bCs/>
          <w:rPrChange w:id="740" w:author="nate nate" w:date="2022-07-31T08:51:00Z">
            <w:rPr/>
          </w:rPrChange>
        </w:rPr>
        <w:fldChar w:fldCharType="separate"/>
      </w:r>
      <w:ins w:id="741" w:author="nate nate" w:date="2022-07-31T08:51:00Z">
        <w:r w:rsidRPr="00A549E3">
          <w:rPr>
            <w:b/>
            <w:bCs/>
            <w:noProof/>
            <w:rPrChange w:id="742" w:author="nate nate" w:date="2022-07-31T08:51:00Z">
              <w:rPr>
                <w:noProof/>
              </w:rPr>
            </w:rPrChange>
          </w:rPr>
          <w:t>11</w:t>
        </w:r>
        <w:r w:rsidRPr="00A549E3">
          <w:rPr>
            <w:b/>
            <w:bCs/>
            <w:rPrChange w:id="743" w:author="nate nate" w:date="2022-07-31T08:51:00Z">
              <w:rPr/>
            </w:rPrChange>
          </w:rPr>
          <w:fldChar w:fldCharType="end"/>
        </w:r>
        <w:r>
          <w:rPr>
            <w:b/>
            <w:bCs/>
          </w:rPr>
          <w:br/>
        </w:r>
        <w:r>
          <w:rPr>
            <w:i/>
            <w:iCs w:val="0"/>
          </w:rPr>
          <w:t>Data s</w:t>
        </w:r>
        <w:r w:rsidRPr="00A549E3">
          <w:rPr>
            <w:i/>
            <w:iCs w:val="0"/>
            <w:rPrChange w:id="744" w:author="nate nate" w:date="2022-07-31T08:51:00Z">
              <w:rPr/>
            </w:rPrChange>
          </w:rPr>
          <w:t xml:space="preserve">ampling </w:t>
        </w:r>
        <w:r>
          <w:rPr>
            <w:i/>
            <w:iCs w:val="0"/>
          </w:rPr>
          <w:t xml:space="preserve">requirements </w:t>
        </w:r>
      </w:ins>
    </w:p>
    <w:p w14:paraId="480991C1" w14:textId="67D04DFE" w:rsidR="00E72F1F" w:rsidRPr="00A549E3" w:rsidRDefault="00E72F1F" w:rsidP="00A549E3">
      <w:pPr>
        <w:pStyle w:val="Caption"/>
        <w:ind w:firstLine="0"/>
        <w:rPr>
          <w:i/>
          <w:iCs w:val="0"/>
          <w:rPrChange w:id="745" w:author="nate nate" w:date="2022-07-31T08:50:00Z">
            <w:rPr/>
          </w:rPrChange>
        </w:rPr>
        <w:pPrChange w:id="746" w:author="nate nate" w:date="2022-07-31T08:50:00Z">
          <w:pPr>
            <w:pStyle w:val="Caption"/>
          </w:pPr>
        </w:pPrChange>
      </w:pPr>
      <w:del w:id="747" w:author="nate nate" w:date="2022-07-31T08:51:00Z">
        <w:r w:rsidRPr="00A549E3" w:rsidDel="00A549E3">
          <w:rPr>
            <w:b/>
            <w:bCs/>
            <w:rPrChange w:id="748" w:author="nate nate" w:date="2022-07-31T08:50:00Z">
              <w:rPr/>
            </w:rPrChange>
          </w:rPr>
          <w:delText>Table 2</w:delText>
        </w:r>
      </w:del>
      <w:del w:id="749" w:author="nate nate" w:date="2022-07-31T08:50:00Z">
        <w:r w:rsidRPr="00A549E3" w:rsidDel="00A549E3">
          <w:rPr>
            <w:i/>
            <w:iCs w:val="0"/>
            <w:rPrChange w:id="750" w:author="nate nate" w:date="2022-07-31T08:50:00Z">
              <w:rPr/>
            </w:rPrChange>
          </w:rPr>
          <w:delText xml:space="preserve">: </w:delText>
        </w:r>
      </w:del>
      <w:del w:id="751" w:author="nate nate" w:date="2022-07-31T08:51:00Z">
        <w:r w:rsidRPr="00A549E3" w:rsidDel="00A549E3">
          <w:rPr>
            <w:i/>
            <w:iCs w:val="0"/>
            <w:rPrChange w:id="752" w:author="nate nate" w:date="2022-07-31T08:50:00Z">
              <w:rPr/>
            </w:rPrChange>
          </w:rPr>
          <w:delText>Sample Sizes</w:delText>
        </w:r>
      </w:del>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753" w:name="_Toc109920928"/>
      <w:r>
        <w:t>Acquiring the Sample</w:t>
      </w:r>
      <w:bookmarkEnd w:id="753"/>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w:t>
      </w:r>
      <w:proofErr w:type="spellStart"/>
      <w:r>
        <w:t>MoCAP</w:t>
      </w:r>
      <w:proofErr w:type="spellEnd"/>
      <w:r>
        <w:t xml:space="preserve"> sequences. For instance, one experiment would provide a thirty-year-old actor that’s one hundred pounds (forty-five </w:t>
      </w:r>
      <w:r>
        <w:lastRenderedPageBreak/>
        <w:t xml:space="preserve">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754" w:name="_Toc109920929"/>
      <w:commentRangeStart w:id="755"/>
      <w:commentRangeStart w:id="756"/>
      <w:r>
        <w:t>Instrumentation</w:t>
      </w:r>
      <w:commentRangeEnd w:id="755"/>
      <w:r>
        <w:rPr>
          <w:rStyle w:val="CommentReference"/>
        </w:rPr>
        <w:commentReference w:id="755"/>
      </w:r>
      <w:commentRangeEnd w:id="756"/>
      <w:r>
        <w:rPr>
          <w:rStyle w:val="CommentReference"/>
        </w:rPr>
        <w:commentReference w:id="756"/>
      </w:r>
      <w:bookmarkEnd w:id="754"/>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757" w:name="_Toc109920930"/>
      <w:r>
        <w:t>ML Training Instruments</w:t>
      </w:r>
      <w:bookmarkEnd w:id="757"/>
    </w:p>
    <w:p w14:paraId="20CA4C8F" w14:textId="77777777" w:rsidR="00E72F1F" w:rsidRDefault="00E72F1F" w:rsidP="009C0CE1">
      <w:r>
        <w:t xml:space="preserve">First, telemetry must report that the ML training process is performant and converging. This information is available through Amazon </w:t>
      </w:r>
      <w:proofErr w:type="spellStart"/>
      <w:r>
        <w:t>SageMaker</w:t>
      </w:r>
      <w:proofErr w:type="spellEnd"/>
      <w:r>
        <w:t xml:space="preserve">, </w:t>
      </w:r>
      <w:proofErr w:type="spellStart"/>
      <w:r>
        <w:t>Tensorflow</w:t>
      </w:r>
      <w:proofErr w:type="spellEnd"/>
      <w:r>
        <w:t xml:space="preserve"> 2.0, and </w:t>
      </w:r>
      <w:proofErr w:type="spellStart"/>
      <w:r>
        <w:t>Keras</w:t>
      </w:r>
      <w:proofErr w:type="spellEnd"/>
      <w:r>
        <w:t xml:space="preserve"> metrics. </w:t>
      </w:r>
      <w:proofErr w:type="spellStart"/>
      <w:r>
        <w:t>Keras</w:t>
      </w:r>
      <w:proofErr w:type="spellEnd"/>
      <w:r>
        <w:t xml:space="preserve"> is a high-level framework that standardizes building ML architectures and can generate low-level </w:t>
      </w:r>
      <w:proofErr w:type="spellStart"/>
      <w:r>
        <w:t>Tensorflow</w:t>
      </w:r>
      <w:proofErr w:type="spellEnd"/>
      <w:r>
        <w:t xml:space="preserve"> operations. The study does not plan to build custom metrics beyond the standard reports.</w:t>
      </w:r>
    </w:p>
    <w:p w14:paraId="0BE7DD0C" w14:textId="77777777" w:rsidR="00E72F1F" w:rsidRDefault="00E72F1F" w:rsidP="008E12AA">
      <w:pPr>
        <w:pStyle w:val="Heading3"/>
        <w:ind w:firstLine="0"/>
      </w:pPr>
      <w:bookmarkStart w:id="758" w:name="_Toc109920931"/>
      <w:r>
        <w:lastRenderedPageBreak/>
        <w:t>ML Model Instruments</w:t>
      </w:r>
      <w:bookmarkEnd w:id="758"/>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759" w:name="_Toc109920932"/>
      <w:r>
        <w:t>ML Inference Instruments</w:t>
      </w:r>
      <w:bookmarkEnd w:id="759"/>
    </w:p>
    <w:p w14:paraId="4A544C4C" w14:textId="77777777" w:rsidR="00E72F1F" w:rsidRDefault="00E72F1F" w:rsidP="009C0CE1">
      <w:r>
        <w:t xml:space="preserve">Third, an ML inference process will host the model and return predictions. Amazon </w:t>
      </w:r>
      <w:proofErr w:type="spellStart"/>
      <w:r>
        <w:t>SageMaker</w:t>
      </w:r>
      <w:proofErr w:type="spellEnd"/>
      <w:r>
        <w:t xml:space="preserve"> offers several core capabilities to streamline this process as model endpoints. An endpoint consists of computing and storage constructs that </w:t>
      </w:r>
      <w:proofErr w:type="spellStart"/>
      <w:r>
        <w:t>autoscale</w:t>
      </w:r>
      <w:proofErr w:type="spellEnd"/>
      <w:r>
        <w:t xml:space="preserv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760" w:name="_Toc109920933"/>
      <w:r>
        <w:t>Field Testing</w:t>
      </w:r>
      <w:bookmarkEnd w:id="760"/>
    </w:p>
    <w:p w14:paraId="57AAC06F" w14:textId="7572C8F9" w:rsidR="00E72F1F" w:rsidRDefault="00E72F1F" w:rsidP="009C0CE1">
      <w:pPr>
        <w:rPr>
          <w:b/>
        </w:rPr>
      </w:pPr>
      <w:r>
        <w:t xml:space="preserve">The study will create a </w:t>
      </w:r>
      <w:proofErr w:type="gramStart"/>
      <w:r>
        <w:t>highly-simplified</w:t>
      </w:r>
      <w:proofErr w:type="gramEnd"/>
      <w:r>
        <w:t xml:space="preserve"> example to confirm that the instruments function expectedly. This stable configuration might consist of a 2-D humanoid performing two </w:t>
      </w:r>
      <w:proofErr w:type="spellStart"/>
      <w:r>
        <w:t>MoCAP</w:t>
      </w:r>
      <w:proofErr w:type="spellEnd"/>
      <w:r>
        <w:t xml:space="preserve">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761" w:name="_Toc109920934"/>
      <w:commentRangeStart w:id="762"/>
      <w:r w:rsidRPr="00887A22">
        <w:t xml:space="preserve">Study </w:t>
      </w:r>
      <w:commentRangeStart w:id="763"/>
      <w:r w:rsidRPr="00887A22">
        <w:t xml:space="preserve">Procedures </w:t>
      </w:r>
      <w:commentRangeEnd w:id="763"/>
      <w:r>
        <w:rPr>
          <w:rStyle w:val="CommentReference"/>
          <w:b w:val="0"/>
        </w:rPr>
        <w:commentReference w:id="763"/>
      </w:r>
      <w:commentRangeEnd w:id="762"/>
      <w:r>
        <w:rPr>
          <w:rStyle w:val="CommentReference"/>
          <w:b w:val="0"/>
        </w:rPr>
        <w:commentReference w:id="762"/>
      </w:r>
      <w:bookmarkEnd w:id="761"/>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perform an appropriate </w:t>
      </w:r>
      <w:proofErr w:type="spellStart"/>
      <w:r>
        <w:t>MoCAP</w:t>
      </w:r>
      <w:proofErr w:type="spellEnd"/>
      <w:r>
        <w:t xml:space="preserve"> sequence. During the performance, a virtual camera will collect </w:t>
      </w:r>
      <w:r>
        <w:lastRenderedPageBreak/>
        <w:t>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764" w:name="_Toc109920935"/>
      <w:r>
        <w:t>Building the Model</w:t>
      </w:r>
      <w:bookmarkEnd w:id="764"/>
    </w:p>
    <w:p w14:paraId="2062E1CE" w14:textId="77777777" w:rsidR="00E72F1F" w:rsidRDefault="00E72F1F" w:rsidP="009C0CE1">
      <w:r>
        <w:t xml:space="preserve">A distributed training service can horizontally scale and assess these different humanoid permutations in isolation. Amazon </w:t>
      </w:r>
      <w:proofErr w:type="spellStart"/>
      <w:r>
        <w:t>SageMaker</w:t>
      </w:r>
      <w:proofErr w:type="spellEnd"/>
      <w:r>
        <w:t xml:space="preserve"> offers these capabilities through its “bring your own container” design. Researchers essentially bundle custom automation and open-source tooling into a virtualized process. </w:t>
      </w:r>
      <w:proofErr w:type="spellStart"/>
      <w:r>
        <w:t>SageMaker</w:t>
      </w:r>
      <w:proofErr w:type="spellEnd"/>
      <w:r>
        <w:t xml:space="preserve">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 xml:space="preserve">Future researchers can replicate this experiment by deploying the same container images into their Amazon </w:t>
      </w:r>
      <w:proofErr w:type="spellStart"/>
      <w:r>
        <w:t>SageMaker</w:t>
      </w:r>
      <w:proofErr w:type="spellEnd"/>
      <w:r>
        <w:t xml:space="preserve">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765" w:name="_Toc109920936"/>
      <w:r>
        <w:t>Implementing the Simulation Process</w:t>
      </w:r>
      <w:bookmarkEnd w:id="765"/>
    </w:p>
    <w:p w14:paraId="329A740F" w14:textId="4F94F31D" w:rsidR="00E72F1F" w:rsidRDefault="00E72F1F" w:rsidP="009C0CE1">
      <w:r>
        <w:t xml:space="preserve">A critical component of the design is the simulation environment. This research project uses Unity 4 for modeling physical interactions and humanoid behaviors. Unity 5 is generally available (G.A.) but does not yet support Linux, a requirement for model training with Amazon </w:t>
      </w:r>
      <w:proofErr w:type="spellStart"/>
      <w:r>
        <w:t>SageMaker</w:t>
      </w:r>
      <w:proofErr w:type="spellEnd"/>
      <w:r>
        <w:t>.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766" w:name="_Toc109920937"/>
      <w:r>
        <w:t>Recording Results</w:t>
      </w:r>
      <w:bookmarkEnd w:id="766"/>
    </w:p>
    <w:p w14:paraId="69CEAFB9" w14:textId="7DC44470"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del w:id="767" w:author="nate nate" w:date="2022-07-31T08:57:00Z">
        <w:r w:rsidDel="00DE0FD1">
          <w:delText>-</w:delText>
        </w:r>
      </w:del>
      <w:ins w:id="768" w:author="nate nate" w:date="2022-07-31T08:57:00Z">
        <w:r w:rsidR="00DE0FD1">
          <w:t xml:space="preserve"> </w:t>
        </w:r>
      </w:ins>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ns w:id="769" w:author="nate nate" w:date="2022-07-31T08:52:00Z"/>
          <w:iCs/>
          <w:szCs w:val="18"/>
        </w:rPr>
      </w:pPr>
      <w:bookmarkStart w:id="770" w:name="_Toc107430855"/>
      <w:ins w:id="771" w:author="nate nate" w:date="2022-07-31T08:52:00Z">
        <w:r>
          <w:br w:type="page"/>
        </w:r>
      </w:ins>
    </w:p>
    <w:p w14:paraId="3296457A" w14:textId="3215E7B1" w:rsidR="00524E27" w:rsidRPr="00524E27" w:rsidRDefault="00524E27" w:rsidP="00524E27">
      <w:pPr>
        <w:pStyle w:val="Caption"/>
        <w:ind w:firstLine="0"/>
        <w:rPr>
          <w:i/>
          <w:iCs w:val="0"/>
        </w:rPr>
      </w:pPr>
      <w:r w:rsidRPr="00722651">
        <w:rPr>
          <w:b/>
          <w:bCs/>
          <w:rPrChange w:id="772" w:author="nate nate" w:date="2022-07-31T08:52:00Z">
            <w:rPr/>
          </w:rPrChange>
        </w:rPr>
        <w:lastRenderedPageBreak/>
        <w:t xml:space="preserve">Figure </w:t>
      </w:r>
      <w:r w:rsidR="00000000" w:rsidRPr="00722651">
        <w:rPr>
          <w:b/>
          <w:bCs/>
          <w:rPrChange w:id="773" w:author="nate nate" w:date="2022-07-31T08:52:00Z">
            <w:rPr/>
          </w:rPrChange>
        </w:rPr>
        <w:fldChar w:fldCharType="begin"/>
      </w:r>
      <w:r w:rsidR="00000000" w:rsidRPr="00722651">
        <w:rPr>
          <w:b/>
          <w:bCs/>
          <w:rPrChange w:id="774" w:author="nate nate" w:date="2022-07-31T08:52:00Z">
            <w:rPr/>
          </w:rPrChange>
        </w:rPr>
        <w:instrText xml:space="preserve"> SEQ Figure \* ARABIC </w:instrText>
      </w:r>
      <w:r w:rsidR="00000000" w:rsidRPr="00722651">
        <w:rPr>
          <w:b/>
          <w:bCs/>
          <w:rPrChange w:id="775" w:author="nate nate" w:date="2022-07-31T08:52:00Z">
            <w:rPr/>
          </w:rPrChange>
        </w:rPr>
        <w:fldChar w:fldCharType="separate"/>
      </w:r>
      <w:r w:rsidR="00B377C8" w:rsidRPr="00722651">
        <w:rPr>
          <w:b/>
          <w:bCs/>
          <w:noProof/>
          <w:rPrChange w:id="776" w:author="nate nate" w:date="2022-07-31T08:52:00Z">
            <w:rPr>
              <w:noProof/>
            </w:rPr>
          </w:rPrChange>
        </w:rPr>
        <w:t>23</w:t>
      </w:r>
      <w:r w:rsidR="00000000" w:rsidRPr="00722651">
        <w:rPr>
          <w:b/>
          <w:bCs/>
          <w:noProof/>
          <w:rPrChange w:id="777" w:author="nate nate" w:date="2022-07-31T08:52:00Z">
            <w:rPr>
              <w:noProof/>
            </w:rPr>
          </w:rPrChange>
        </w:rPr>
        <w:fldChar w:fldCharType="end"/>
      </w:r>
      <w:r>
        <w:br/>
      </w:r>
      <w:r w:rsidRPr="00524E27">
        <w:rPr>
          <w:i/>
          <w:iCs w:val="0"/>
        </w:rPr>
        <w:t>Experiment Design</w:t>
      </w:r>
      <w:bookmarkEnd w:id="770"/>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778" w:name="_Toc89613855"/>
      <w:bookmarkStart w:id="779" w:name="_Toc109920938"/>
      <w:r>
        <w:t>Test Case Definition</w:t>
      </w:r>
      <w:bookmarkEnd w:id="778"/>
      <w:bookmarkEnd w:id="779"/>
    </w:p>
    <w:p w14:paraId="166C45E7" w14:textId="5C92A4CC" w:rsidR="00E72F1F" w:rsidRPr="00F57D40" w:rsidRDefault="00E72F1F" w:rsidP="009C0CE1">
      <w:r>
        <w:t xml:space="preserve">A test case encapsulates a specific experiment. An arbitrary number of subjects will perform pre-configured animation sequences during the </w:t>
      </w:r>
      <w:del w:id="780" w:author="nate nate" w:date="2022-07-31T08:52:00Z">
        <w:r w:rsidDel="00722651">
          <w:delText>experiment</w:delText>
        </w:r>
      </w:del>
      <w:ins w:id="781" w:author="nate nate" w:date="2022-07-31T08:52:00Z">
        <w:r w:rsidR="00722651">
          <w:t>investigation</w:t>
        </w:r>
      </w:ins>
      <w:r>
        <w:t>, such as walking or failing. These behaviors occur within a dynamic world that supports typical real-world transforms. For example, the subject can turn off a light and move furniture</w:t>
      </w:r>
      <w:del w:id="782" w:author="nate nate" w:date="2022-07-31T08:52:00Z">
        <w:r w:rsidDel="00722651">
          <w:delText>,</w:delText>
        </w:r>
      </w:del>
      <w:r>
        <w:t xml:space="preserve"> but not modify the floor plan.</w:t>
      </w:r>
    </w:p>
    <w:p w14:paraId="52C27234" w14:textId="77777777" w:rsidR="00E72F1F" w:rsidRDefault="00E72F1F" w:rsidP="008E12AA">
      <w:pPr>
        <w:pStyle w:val="Heading3"/>
        <w:ind w:firstLine="0"/>
      </w:pPr>
      <w:bookmarkStart w:id="783" w:name="_Toc89613856"/>
      <w:bookmarkStart w:id="784" w:name="_Toc109920939"/>
      <w:r>
        <w:t>Data Generation Process</w:t>
      </w:r>
      <w:bookmarkEnd w:id="783"/>
      <w:bookmarkEnd w:id="784"/>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w:t>
      </w:r>
      <w:proofErr w:type="spellStart"/>
      <w:r>
        <w:t>hierarchial</w:t>
      </w:r>
      <w:proofErr w:type="spellEnd"/>
      <w:r>
        <w:t xml:space="preserve">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785" w:name="_Toc89613857"/>
      <w:bookmarkStart w:id="786" w:name="_Toc109920940"/>
      <w:r>
        <w:t>Simulation Process</w:t>
      </w:r>
      <w:bookmarkEnd w:id="785"/>
      <w:bookmarkEnd w:id="786"/>
    </w:p>
    <w:p w14:paraId="5DFD2A5B" w14:textId="713ADC24" w:rsidR="00E72F1F" w:rsidRPr="00524E27" w:rsidRDefault="00524E27" w:rsidP="00524E27">
      <w:pPr>
        <w:pStyle w:val="Caption"/>
        <w:ind w:firstLine="0"/>
        <w:rPr>
          <w:i/>
          <w:iCs w:val="0"/>
        </w:rPr>
      </w:pPr>
      <w:bookmarkStart w:id="787" w:name="_Toc107430856"/>
      <w:r w:rsidRPr="00722651">
        <w:rPr>
          <w:b/>
          <w:bCs/>
          <w:rPrChange w:id="788" w:author="nate nate" w:date="2022-07-31T08:52:00Z">
            <w:rPr/>
          </w:rPrChange>
        </w:rPr>
        <w:t xml:space="preserve">Figure </w:t>
      </w:r>
      <w:r w:rsidR="00000000" w:rsidRPr="00722651">
        <w:rPr>
          <w:b/>
          <w:bCs/>
          <w:rPrChange w:id="789" w:author="nate nate" w:date="2022-07-31T08:52:00Z">
            <w:rPr/>
          </w:rPrChange>
        </w:rPr>
        <w:fldChar w:fldCharType="begin"/>
      </w:r>
      <w:r w:rsidR="00000000" w:rsidRPr="00722651">
        <w:rPr>
          <w:b/>
          <w:bCs/>
          <w:rPrChange w:id="790" w:author="nate nate" w:date="2022-07-31T08:52:00Z">
            <w:rPr/>
          </w:rPrChange>
        </w:rPr>
        <w:instrText xml:space="preserve"> SEQ Figure \* ARABIC </w:instrText>
      </w:r>
      <w:r w:rsidR="00000000" w:rsidRPr="00722651">
        <w:rPr>
          <w:b/>
          <w:bCs/>
          <w:rPrChange w:id="791" w:author="nate nate" w:date="2022-07-31T08:52:00Z">
            <w:rPr/>
          </w:rPrChange>
        </w:rPr>
        <w:fldChar w:fldCharType="separate"/>
      </w:r>
      <w:r w:rsidR="00B377C8" w:rsidRPr="00722651">
        <w:rPr>
          <w:b/>
          <w:bCs/>
          <w:noProof/>
          <w:rPrChange w:id="792" w:author="nate nate" w:date="2022-07-31T08:52:00Z">
            <w:rPr>
              <w:noProof/>
            </w:rPr>
          </w:rPrChange>
        </w:rPr>
        <w:t>24</w:t>
      </w:r>
      <w:r w:rsidR="00000000" w:rsidRPr="00722651">
        <w:rPr>
          <w:b/>
          <w:bCs/>
          <w:noProof/>
          <w:rPrChange w:id="793" w:author="nate nate" w:date="2022-07-31T08:52:00Z">
            <w:rPr>
              <w:noProof/>
            </w:rPr>
          </w:rPrChange>
        </w:rPr>
        <w:fldChar w:fldCharType="end"/>
      </w:r>
      <w:r>
        <w:t xml:space="preserve"> </w:t>
      </w:r>
      <w:r>
        <w:br/>
      </w:r>
      <w:r w:rsidRPr="00524E27">
        <w:rPr>
          <w:i/>
          <w:iCs w:val="0"/>
        </w:rPr>
        <w:t>Simulation Instance</w:t>
      </w:r>
      <w:bookmarkEnd w:id="787"/>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0D1F0C1"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xml:space="preserve">. Researchers use physics simulators (e.g., Gazebo) to examine interactions between these </w:t>
      </w:r>
      <w:del w:id="794" w:author="nate nate" w:date="2022-07-31T08:52:00Z">
        <w:r w:rsidDel="00722651">
          <w:delText xml:space="preserve">various </w:delText>
        </w:r>
      </w:del>
      <w:r>
        <w:t xml:space="preserve">components. </w:t>
      </w:r>
      <w:del w:id="795" w:author="nate nate" w:date="2022-07-31T08:52:00Z">
        <w:r w:rsidDel="00722651">
          <w:delText xml:space="preserve"> </w:delText>
        </w:r>
      </w:del>
      <w:r>
        <w:t>For instance, the actor might perform walking to the kitchen table. Each camera will capture frames from its vantage point and transmit them to a message bus during this sequence (see Figure 2</w:t>
      </w:r>
      <w:ins w:id="796" w:author="nate nate" w:date="2022-07-31T08:52:00Z">
        <w:r w:rsidR="00722651">
          <w:t>4</w:t>
        </w:r>
      </w:ins>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01EF1015" w:rsidR="00E72F1F" w:rsidRDefault="00E72F1F" w:rsidP="009C0CE1">
      <w:r>
        <w:t xml:space="preserve">Validating these interactions requires an ability to reconfigure these worlds without significant effort. World templating tools (e.g., AWS </w:t>
      </w:r>
      <w:proofErr w:type="spellStart"/>
      <w:r>
        <w:t>RoboMaker</w:t>
      </w:r>
      <w:proofErr w:type="spellEnd"/>
      <w:r>
        <w:t>)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w:t>
      </w:r>
      <w:del w:id="797" w:author="nate nate" w:date="2022-07-31T08:57:00Z">
        <w:r w:rsidDel="00DE0FD1">
          <w:delText>ing</w:delText>
        </w:r>
      </w:del>
      <w:r>
        <w:t xml:space="preserve">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798" w:name="_Toc79709072"/>
      <w:bookmarkStart w:id="799" w:name="_Toc89613858"/>
      <w:bookmarkStart w:id="800" w:name="_Toc109920941"/>
      <w:r w:rsidRPr="0066572A">
        <w:t>Intent</w:t>
      </w:r>
      <w:r>
        <w:t xml:space="preserve"> Extraction Process</w:t>
      </w:r>
      <w:bookmarkEnd w:id="798"/>
      <w:bookmarkEnd w:id="799"/>
      <w:bookmarkEnd w:id="800"/>
    </w:p>
    <w:p w14:paraId="01FE454A" w14:textId="2824F68A" w:rsidR="00E72F1F" w:rsidRDefault="00E72F1F" w:rsidP="009C0CE1">
      <w:r>
        <w:t xml:space="preserve">A machine learning algorithm will process short video clips and predict the subject’s intent based on </w:t>
      </w:r>
      <w:commentRangeStart w:id="801"/>
      <w:r>
        <w:t>their behavior</w:t>
      </w:r>
      <w:commentRangeEnd w:id="801"/>
      <w:r>
        <w:rPr>
          <w:rStyle w:val="CommentReference"/>
        </w:rPr>
        <w:commentReference w:id="801"/>
      </w:r>
      <w:r>
        <w:t xml:space="preserve">. For instance, the simulator will load a humanoid into a virtual apartment and perform a walking sequence. These animation sequences will originate from open-source databases, such as </w:t>
      </w:r>
      <w:proofErr w:type="spellStart"/>
      <w:r>
        <w:t>Mixamo</w:t>
      </w:r>
      <w:proofErr w:type="spellEnd"/>
      <w:r>
        <w:t xml:space="preserve"> (Adobe, 2021) and </w:t>
      </w:r>
      <w:proofErr w:type="spellStart"/>
      <w:r>
        <w:t>MoCap</w:t>
      </w:r>
      <w:proofErr w:type="spellEnd"/>
      <w:r>
        <w:t xml:space="preserve">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del w:id="802" w:author="nate nate" w:date="2022-07-31T08:56:00Z">
        <w:r w:rsidDel="00DE0FD1">
          <w:delText xml:space="preserve">subject </w:delText>
        </w:r>
      </w:del>
      <w:ins w:id="803" w:author="nate nate" w:date="2022-07-31T08:56:00Z">
        <w:r w:rsidR="00DE0FD1">
          <w:t>agent</w:t>
        </w:r>
        <w:r w:rsidR="00DE0FD1">
          <w:t xml:space="preserve"> </w:t>
        </w:r>
      </w:ins>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57789806" w:rsidR="00E72F1F" w:rsidRDefault="00E72F1F" w:rsidP="009C0CE1">
      <w:pPr>
        <w:rPr>
          <w:sz w:val="18"/>
          <w:szCs w:val="18"/>
        </w:rPr>
      </w:pPr>
      <w:r>
        <w:t xml:space="preserve">The input sequence will contain the relative positional changes to the subject’s skeletal joints (see Figure </w:t>
      </w:r>
      <w:del w:id="804" w:author="nate nate" w:date="2022-07-31T08:53:00Z">
        <w:r w:rsidDel="00722651">
          <w:delText>3</w:delText>
        </w:r>
      </w:del>
      <w:ins w:id="805" w:author="nate nate" w:date="2022-07-31T08:53:00Z">
        <w:r w:rsidR="00722651">
          <w:t>26</w:t>
        </w:r>
      </w:ins>
      <w:r>
        <w:t xml:space="preserve">). There are several potential implementations, and those solutions must perform within the hardware constraints of an edge appliance. </w:t>
      </w:r>
      <w:commentRangeStart w:id="806"/>
      <w:commentRangeStart w:id="807"/>
      <w:r>
        <w:t>For instance, the simulated home might produce data from dozens of cameras and sensors</w:t>
      </w:r>
      <w:commentRangeEnd w:id="806"/>
      <w:r>
        <w:rPr>
          <w:rStyle w:val="CommentReference"/>
        </w:rPr>
        <w:commentReference w:id="806"/>
      </w:r>
      <w:commentRangeEnd w:id="807"/>
      <w:r>
        <w:rPr>
          <w:rStyle w:val="CommentReference"/>
        </w:rPr>
        <w:commentReference w:id="807"/>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808" w:name="_Toc107430857"/>
      <w:r w:rsidRPr="00722651">
        <w:rPr>
          <w:b/>
          <w:bCs/>
          <w:rPrChange w:id="809" w:author="nate nate" w:date="2022-07-31T08:53:00Z">
            <w:rPr/>
          </w:rPrChange>
        </w:rPr>
        <w:t xml:space="preserve">Figure </w:t>
      </w:r>
      <w:r w:rsidR="00000000" w:rsidRPr="00722651">
        <w:rPr>
          <w:b/>
          <w:bCs/>
          <w:rPrChange w:id="810" w:author="nate nate" w:date="2022-07-31T08:53:00Z">
            <w:rPr/>
          </w:rPrChange>
        </w:rPr>
        <w:fldChar w:fldCharType="begin"/>
      </w:r>
      <w:r w:rsidR="00000000" w:rsidRPr="00722651">
        <w:rPr>
          <w:b/>
          <w:bCs/>
          <w:rPrChange w:id="811" w:author="nate nate" w:date="2022-07-31T08:53:00Z">
            <w:rPr/>
          </w:rPrChange>
        </w:rPr>
        <w:instrText xml:space="preserve"> SEQ Figure \* ARABIC </w:instrText>
      </w:r>
      <w:r w:rsidR="00000000" w:rsidRPr="00722651">
        <w:rPr>
          <w:b/>
          <w:bCs/>
          <w:rPrChange w:id="812" w:author="nate nate" w:date="2022-07-31T08:53:00Z">
            <w:rPr/>
          </w:rPrChange>
        </w:rPr>
        <w:fldChar w:fldCharType="separate"/>
      </w:r>
      <w:r w:rsidRPr="00722651">
        <w:rPr>
          <w:b/>
          <w:bCs/>
          <w:noProof/>
          <w:rPrChange w:id="813" w:author="nate nate" w:date="2022-07-31T08:53:00Z">
            <w:rPr>
              <w:noProof/>
            </w:rPr>
          </w:rPrChange>
        </w:rPr>
        <w:t>26</w:t>
      </w:r>
      <w:r w:rsidR="00000000" w:rsidRPr="00722651">
        <w:rPr>
          <w:b/>
          <w:bCs/>
          <w:noProof/>
          <w:rPrChange w:id="814" w:author="nate nate" w:date="2022-07-31T08:53:00Z">
            <w:rPr>
              <w:noProof/>
            </w:rPr>
          </w:rPrChange>
        </w:rPr>
        <w:fldChar w:fldCharType="end"/>
      </w:r>
      <w:del w:id="815" w:author="nate nate" w:date="2022-07-31T08:53:00Z">
        <w:r w:rsidDel="00722651">
          <w:delText xml:space="preserve"> </w:delText>
        </w:r>
      </w:del>
      <w:r>
        <w:br/>
      </w:r>
      <w:r w:rsidRPr="00B377C8">
        <w:rPr>
          <w:i/>
          <w:iCs w:val="0"/>
        </w:rPr>
        <w:t>Intent Extract Logical View</w:t>
      </w:r>
      <w:bookmarkEnd w:id="808"/>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2pt;height:227.7pt" o:ole="">
            <v:imagedata r:id="rId52" o:title=""/>
          </v:shape>
          <o:OLEObject Type="Embed" ProgID="Paint.Picture" ShapeID="_x0000_i1025" DrawAspect="Content" ObjectID="_1720773986" r:id="rId53"/>
        </w:object>
      </w:r>
    </w:p>
    <w:p w14:paraId="79088A13" w14:textId="77777777" w:rsidR="00E72F1F" w:rsidRDefault="00E72F1F" w:rsidP="008E12AA">
      <w:pPr>
        <w:pStyle w:val="Heading3"/>
        <w:ind w:firstLine="0"/>
      </w:pPr>
      <w:bookmarkStart w:id="816" w:name="_Toc89613859"/>
      <w:bookmarkStart w:id="817" w:name="_Toc109920942"/>
      <w:r>
        <w:t>Rule Engine Process</w:t>
      </w:r>
      <w:bookmarkEnd w:id="816"/>
      <w:bookmarkEnd w:id="817"/>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818" w:name="_Toc89613861"/>
      <w:bookmarkStart w:id="819" w:name="_Toc109920943"/>
      <w:bookmarkStart w:id="820" w:name="_Toc79709073"/>
      <w:r>
        <w:t>Decision History Store</w:t>
      </w:r>
      <w:bookmarkEnd w:id="818"/>
      <w:bookmarkEnd w:id="819"/>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821" w:name="_Toc89613862"/>
      <w:bookmarkStart w:id="822" w:name="_Toc109920944"/>
      <w:r>
        <w:t>Aggregation Process</w:t>
      </w:r>
      <w:bookmarkEnd w:id="821"/>
      <w:bookmarkEnd w:id="822"/>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823" w:name="_Toc89613863"/>
      <w:bookmarkStart w:id="824" w:name="_Toc109920945"/>
      <w:bookmarkEnd w:id="820"/>
      <w:r>
        <w:lastRenderedPageBreak/>
        <w:t>Evaluation Process</w:t>
      </w:r>
      <w:bookmarkEnd w:id="823"/>
      <w:bookmarkEnd w:id="824"/>
    </w:p>
    <w:p w14:paraId="5AFE3AF9" w14:textId="0DD30967" w:rsidR="00E72F1F" w:rsidRDefault="00E72F1F" w:rsidP="009C0CE1">
      <w:r>
        <w:t xml:space="preserve">Creating high-quality software requires quality assurance procedures. </w:t>
      </w:r>
      <w:del w:id="825" w:author="nate nate" w:date="2022-07-31T08:56:00Z">
        <w:r w:rsidDel="00DE0FD1">
          <w:delText xml:space="preserve">There are several </w:delText>
        </w:r>
      </w:del>
      <w:del w:id="826" w:author="nate nate" w:date="2022-07-31T08:53:00Z">
        <w:r w:rsidDel="00722651">
          <w:delText xml:space="preserve">classes of </w:delText>
        </w:r>
      </w:del>
      <w:del w:id="827" w:author="nate nate" w:date="2022-07-31T08:56:00Z">
        <w:r w:rsidDel="00DE0FD1">
          <w:delText>defects</w:delText>
        </w:r>
      </w:del>
      <w:ins w:id="828" w:author="nate nate" w:date="2022-07-31T08:56:00Z">
        <w:r w:rsidR="00DE0FD1">
          <w:t xml:space="preserve">Several </w:t>
        </w:r>
        <w:proofErr w:type="gramStart"/>
        <w:r w:rsidR="00DE0FD1">
          <w:t>defects</w:t>
        </w:r>
        <w:proofErr w:type="gramEnd"/>
        <w:r w:rsidR="00DE0FD1">
          <w:t xml:space="preserve"> categories exist</w:t>
        </w:r>
      </w:ins>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829" w:name="_Toc89613864"/>
      <w:bookmarkStart w:id="830" w:name="_Toc109920946"/>
      <w:r>
        <w:t>Report Generation Process</w:t>
      </w:r>
      <w:bookmarkEnd w:id="829"/>
      <w:bookmarkEnd w:id="830"/>
    </w:p>
    <w:p w14:paraId="5AA4171F" w14:textId="6474D3B2" w:rsidR="00E72F1F" w:rsidRPr="00EB097A" w:rsidRDefault="00E72F1F" w:rsidP="009C0CE1">
      <w:r>
        <w:t>A simple test-cases has a subject performing an animation within a world. Derived test cases could also cover entire open-source Motion Capture (</w:t>
      </w:r>
      <w:proofErr w:type="spellStart"/>
      <w:r>
        <w:t>MoCap</w:t>
      </w:r>
      <w:proofErr w:type="spellEnd"/>
      <w:r>
        <w:t xml:space="preserve">)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w:t>
      </w:r>
      <w:proofErr w:type="spellStart"/>
      <w:r>
        <w:t>PowerBI</w:t>
      </w:r>
      <w:proofErr w:type="spellEnd"/>
      <w:r>
        <w:t xml:space="preserve">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831" w:name="_Toc109920947"/>
      <w:commentRangeStart w:id="832"/>
      <w:commentRangeStart w:id="833"/>
      <w:r>
        <w:t>Data Analysis</w:t>
      </w:r>
      <w:commentRangeEnd w:id="832"/>
      <w:r>
        <w:rPr>
          <w:rStyle w:val="CommentReference"/>
        </w:rPr>
        <w:commentReference w:id="832"/>
      </w:r>
      <w:commentRangeEnd w:id="833"/>
      <w:r>
        <w:rPr>
          <w:rStyle w:val="CommentReference"/>
          <w:b w:val="0"/>
        </w:rPr>
        <w:commentReference w:id="833"/>
      </w:r>
      <w:bookmarkEnd w:id="831"/>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834" w:name="_Toc109920948"/>
      <w:r>
        <w:lastRenderedPageBreak/>
        <w:t>Addressing the research questions</w:t>
      </w:r>
      <w:bookmarkEnd w:id="834"/>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835" w:name="_Toc109920949"/>
      <w:r>
        <w:t>Model Training Analysis</w:t>
      </w:r>
      <w:bookmarkEnd w:id="835"/>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836" w:name="_Toc109920950"/>
      <w:r>
        <w:t>Model Inference Analysis</w:t>
      </w:r>
      <w:bookmarkEnd w:id="836"/>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837" w:name="_Toc109920951"/>
      <w:commentRangeStart w:id="838"/>
      <w:r w:rsidRPr="00887A22">
        <w:t xml:space="preserve">Assumptions </w:t>
      </w:r>
      <w:commentRangeEnd w:id="838"/>
      <w:r>
        <w:rPr>
          <w:rStyle w:val="CommentReference"/>
        </w:rPr>
        <w:commentReference w:id="838"/>
      </w:r>
      <w:bookmarkEnd w:id="837"/>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839" w:name="_Toc109920952"/>
      <w:r>
        <w:t>CV Models can Predict HAR</w:t>
      </w:r>
      <w:bookmarkEnd w:id="839"/>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840" w:name="_Toc109920953"/>
      <w:r>
        <w:t xml:space="preserve">Simulation Processes and </w:t>
      </w:r>
      <w:proofErr w:type="spellStart"/>
      <w:r>
        <w:t>MoCAP</w:t>
      </w:r>
      <w:proofErr w:type="spellEnd"/>
      <w:r>
        <w:t xml:space="preserve"> are Compatible</w:t>
      </w:r>
      <w:bookmarkEnd w:id="840"/>
    </w:p>
    <w:p w14:paraId="5029151F" w14:textId="1AA77199" w:rsidR="00E72F1F" w:rsidRPr="00671CAF" w:rsidRDefault="00E72F1F" w:rsidP="009C0CE1">
      <w:r>
        <w:t>There is an assumption 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841" w:name="_Toc109920954"/>
      <w:r>
        <w:t>Adequate Funding Exists</w:t>
      </w:r>
      <w:bookmarkEnd w:id="841"/>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842" w:name="_Toc109920955"/>
      <w:r>
        <w:t>Quality Tooling Exists</w:t>
      </w:r>
      <w:bookmarkEnd w:id="842"/>
    </w:p>
    <w:p w14:paraId="580ECF00" w14:textId="77777777" w:rsidR="00E72F1F" w:rsidRDefault="00E72F1F" w:rsidP="009C0CE1">
      <w:r>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843" w:name="_Toc109920956"/>
      <w:commentRangeStart w:id="844"/>
      <w:r w:rsidRPr="00887A22">
        <w:t>Limitations</w:t>
      </w:r>
      <w:commentRangeEnd w:id="844"/>
      <w:r>
        <w:rPr>
          <w:rStyle w:val="CommentReference"/>
        </w:rPr>
        <w:commentReference w:id="844"/>
      </w:r>
      <w:bookmarkEnd w:id="843"/>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845" w:name="_Toc109920957"/>
      <w:r>
        <w:t>Range of Motion</w:t>
      </w:r>
      <w:bookmarkEnd w:id="845"/>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846" w:name="_Toc109920958"/>
      <w:commentRangeStart w:id="847"/>
      <w:r w:rsidRPr="00887A22">
        <w:lastRenderedPageBreak/>
        <w:t>Delimitations</w:t>
      </w:r>
      <w:commentRangeEnd w:id="847"/>
      <w:r>
        <w:rPr>
          <w:rStyle w:val="CommentReference"/>
        </w:rPr>
        <w:commentReference w:id="847"/>
      </w:r>
      <w:bookmarkEnd w:id="846"/>
    </w:p>
    <w:p w14:paraId="256F2F9C" w14:textId="1EF4D4A4" w:rsidR="00E72F1F" w:rsidRDefault="00E72F1F" w:rsidP="009C0CE1">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848" w:name="_Toc109920959"/>
      <w:r>
        <w:t>Humanoids are not Humans</w:t>
      </w:r>
      <w:bookmarkEnd w:id="848"/>
    </w:p>
    <w:p w14:paraId="5D4CECAA" w14:textId="318E598E" w:rsidR="00E72F1F" w:rsidRPr="00DC7327" w:rsidRDefault="00E72F1F" w:rsidP="009C0CE1">
      <w:r>
        <w:t xml:space="preserve">There is an implicit assumption that humanoids can substitute humans in semantically similar configurations. This study does not have sufficient resources to evaluate the validity of that assumption. Future research could exist to compare real cameras against the </w:t>
      </w:r>
      <w:proofErr w:type="spellStart"/>
      <w:r>
        <w:t>MoCAP</w:t>
      </w:r>
      <w:proofErr w:type="spellEnd"/>
      <w:r>
        <w:t xml:space="preserve"> footage.</w:t>
      </w:r>
    </w:p>
    <w:p w14:paraId="6B20222D" w14:textId="77777777" w:rsidR="00E72F1F" w:rsidRDefault="00E72F1F" w:rsidP="00664476">
      <w:pPr>
        <w:pStyle w:val="Heading3"/>
        <w:ind w:firstLine="0"/>
      </w:pPr>
      <w:bookmarkStart w:id="849" w:name="_Toc109920960"/>
      <w:r>
        <w:t>Humanoid Constraints</w:t>
      </w:r>
      <w:bookmarkEnd w:id="849"/>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850" w:name="_Toc109920961"/>
      <w:commentRangeStart w:id="851"/>
      <w:r w:rsidRPr="00887A22">
        <w:t>Ethical Assurances</w:t>
      </w:r>
      <w:commentRangeEnd w:id="851"/>
      <w:r>
        <w:rPr>
          <w:rStyle w:val="CommentReference"/>
        </w:rPr>
        <w:commentReference w:id="851"/>
      </w:r>
      <w:bookmarkEnd w:id="850"/>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852"/>
      <w:r>
        <w:t>or undue harm risks.</w:t>
      </w:r>
      <w:commentRangeEnd w:id="852"/>
      <w:r>
        <w:rPr>
          <w:rStyle w:val="CommentReference"/>
        </w:rPr>
        <w:commentReference w:id="852"/>
      </w:r>
    </w:p>
    <w:p w14:paraId="5BC510E6" w14:textId="77777777" w:rsidR="00E72F1F" w:rsidRDefault="00E72F1F" w:rsidP="00664476">
      <w:pPr>
        <w:pStyle w:val="Heading3"/>
        <w:ind w:firstLine="0"/>
      </w:pPr>
      <w:bookmarkStart w:id="853" w:name="_Toc109920962"/>
      <w:r>
        <w:t>Human Subject Concerns</w:t>
      </w:r>
      <w:bookmarkEnd w:id="853"/>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854" w:name="_Toc109920963"/>
      <w:r>
        <w:t xml:space="preserve">Secure Data </w:t>
      </w:r>
      <w:commentRangeStart w:id="855"/>
      <w:r>
        <w:t>Storage</w:t>
      </w:r>
      <w:commentRangeEnd w:id="855"/>
      <w:r>
        <w:rPr>
          <w:rStyle w:val="CommentReference"/>
          <w:b w:val="0"/>
          <w:i w:val="0"/>
        </w:rPr>
        <w:commentReference w:id="855"/>
      </w:r>
      <w:bookmarkEnd w:id="854"/>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856" w:name="_Toc109920964"/>
      <w:r>
        <w:t>Researchers Role</w:t>
      </w:r>
      <w:bookmarkEnd w:id="856"/>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constraints. For instance, the project might plan four different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857" w:name="_Toc109920965"/>
      <w:r>
        <w:lastRenderedPageBreak/>
        <w:t>Summary</w:t>
      </w:r>
      <w:bookmarkEnd w:id="857"/>
    </w:p>
    <w:p w14:paraId="5916824D" w14:textId="3FE05D0C" w:rsidR="00E72F1F" w:rsidRDefault="00E72F1F" w:rsidP="009C0CE1">
      <w:r>
        <w:t>Like many situations, elderly and special needs care can use AI/ML processes to improve the patient</w:t>
      </w:r>
      <w:del w:id="858" w:author="nate nate" w:date="2022-07-31T08:54:00Z">
        <w:r w:rsidDel="00722651">
          <w:delText>s</w:delText>
        </w:r>
      </w:del>
      <w:r>
        <w:t>’</w:t>
      </w:r>
      <w:ins w:id="859" w:author="nate nate" w:date="2022-07-31T08:54:00Z">
        <w:r w:rsidR="00722651">
          <w:t>s</w:t>
        </w:r>
      </w:ins>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w:t>
      </w:r>
      <w:proofErr w:type="gramStart"/>
      <w:r>
        <w:t>breaking</w:t>
      </w:r>
      <w:proofErr w:type="gramEnd"/>
      <w:r>
        <w:t xml:space="preserve">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860" w:name="_Toc464831651" w:displacedByCustomXml="next"/>
    <w:bookmarkEnd w:id="860" w:displacedByCustomXml="next"/>
    <w:bookmarkStart w:id="861" w:name="_Toc465328388" w:displacedByCustomXml="next"/>
    <w:bookmarkEnd w:id="861" w:displacedByCustomXml="next"/>
    <w:bookmarkStart w:id="862" w:name="_Toc109920966" w:displacedByCustomXml="next"/>
    <w:bookmarkStart w:id="863"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862"/>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67555EAA" w:rsidR="00151A0D" w:rsidRDefault="00151A0D" w:rsidP="00151A0D">
              <w:pPr>
                <w:pStyle w:val="Bibliography"/>
                <w:ind w:left="720" w:hanging="720"/>
                <w:rPr>
                  <w:noProof/>
                </w:rPr>
              </w:pPr>
              <w:r>
                <w:rPr>
                  <w:noProof/>
                </w:rPr>
                <w:t>Ballard, D., &amp; Zhang, R. (2021). The hierarchi</w:t>
              </w:r>
              <w:ins w:id="864" w:author="nate nate" w:date="2022-07-31T11:09:00Z">
                <w:r w:rsidR="00F64C18">
                  <w:rPr>
                    <w:noProof/>
                  </w:rPr>
                  <w:t>c</w:t>
                </w:r>
              </w:ins>
              <w:r>
                <w:rPr>
                  <w:noProof/>
                </w:rPr>
                <w:t xml:space="preserve">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190F1C2D" w:rsidR="00151A0D" w:rsidRDefault="00151A0D" w:rsidP="00151A0D">
              <w:pPr>
                <w:pStyle w:val="Bibliography"/>
                <w:ind w:left="720" w:hanging="720"/>
                <w:rPr>
                  <w:noProof/>
                </w:rPr>
              </w:pPr>
              <w:r>
                <w:rPr>
                  <w:noProof/>
                </w:rPr>
                <w:t>Besada, D. E. (2020). Resource requirements for community-based care in rural, deep-rural</w:t>
              </w:r>
              <w:ins w:id="865" w:author="nate nate" w:date="2022-07-31T11:09:00Z">
                <w:r w:rsidR="00F64C18">
                  <w:rPr>
                    <w:noProof/>
                  </w:rPr>
                  <w:t>,</w:t>
                </w:r>
              </w:ins>
              <w:r>
                <w:rPr>
                  <w:noProof/>
                </w:rPr>
                <w:t xml:space="preserve">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053441EC" w:rsidR="00151A0D" w:rsidRDefault="00151A0D" w:rsidP="00151A0D">
              <w:pPr>
                <w:pStyle w:val="Bibliography"/>
                <w:ind w:left="720" w:hanging="720"/>
                <w:rPr>
                  <w:noProof/>
                </w:rPr>
              </w:pPr>
              <w:r>
                <w:rPr>
                  <w:noProof/>
                </w:rPr>
                <w:lastRenderedPageBreak/>
                <w:t xml:space="preserve">Boorugu, R., &amp; Ramesh, G. (2020). A survey on </w:t>
              </w:r>
              <w:del w:id="866" w:author="nate nate" w:date="2022-07-31T08:56:00Z">
                <w:r w:rsidDel="00DE0FD1">
                  <w:rPr>
                    <w:noProof/>
                  </w:rPr>
                  <w:delText xml:space="preserve">NLP </w:delText>
                </w:r>
              </w:del>
              <w:ins w:id="867" w:author="nate nate" w:date="2022-07-31T08:56:00Z">
                <w:r w:rsidR="00DE0FD1">
                  <w:rPr>
                    <w:noProof/>
                  </w:rPr>
                  <w:t>NLP</w:t>
                </w:r>
                <w:r w:rsidR="00DE0FD1">
                  <w:rPr>
                    <w:noProof/>
                  </w:rPr>
                  <w:t>-</w:t>
                </w:r>
              </w:ins>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018E4CD6" w:rsidR="00151A0D" w:rsidRDefault="00151A0D" w:rsidP="00151A0D">
              <w:pPr>
                <w:pStyle w:val="Bibliography"/>
                <w:ind w:left="720" w:hanging="720"/>
                <w:rPr>
                  <w:noProof/>
                </w:rPr>
              </w:pPr>
              <w:r>
                <w:rPr>
                  <w:noProof/>
                </w:rPr>
                <w:t>Buchanan, B. (2005). A very brief history of artific</w:t>
              </w:r>
              <w:ins w:id="868" w:author="nate nate" w:date="2022-07-31T11:09:00Z">
                <w:r w:rsidR="00F64C18">
                  <w:rPr>
                    <w:noProof/>
                  </w:rPr>
                  <w:t>i</w:t>
                </w:r>
              </w:ins>
              <w:r>
                <w:rPr>
                  <w:noProof/>
                </w:rPr>
                <w:t xml:space="preserve">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167FBF33" w:rsidR="00151A0D" w:rsidRDefault="00151A0D" w:rsidP="00151A0D">
              <w:pPr>
                <w:pStyle w:val="Bibliography"/>
                <w:ind w:left="720" w:hanging="720"/>
                <w:rPr>
                  <w:noProof/>
                </w:rPr>
              </w:pPr>
              <w:r>
                <w:rPr>
                  <w:noProof/>
                </w:rPr>
                <w:t xml:space="preserve">Chen, B., &amp; Curtmola, R. (2017). Remote data integrity checking with </w:t>
              </w:r>
              <w:ins w:id="869" w:author="nate nate" w:date="2022-07-31T11:09:00Z">
                <w:r w:rsidR="00F64C18">
                  <w:rPr>
                    <w:noProof/>
                  </w:rPr>
                  <w:t xml:space="preserve">a </w:t>
                </w:r>
              </w:ins>
              <w:r>
                <w:rPr>
                  <w:noProof/>
                </w:rPr>
                <w:t xml:space="preserve">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1E3FEEC3" w:rsidR="00151A0D" w:rsidRDefault="00151A0D" w:rsidP="00151A0D">
              <w:pPr>
                <w:pStyle w:val="Bibliography"/>
                <w:ind w:left="720" w:hanging="720"/>
                <w:rPr>
                  <w:noProof/>
                </w:rPr>
              </w:pPr>
              <w:r>
                <w:rPr>
                  <w:noProof/>
                </w:rPr>
                <w:t xml:space="preserve">Cohen, B. (2013, November 14). </w:t>
              </w:r>
              <w:r>
                <w:rPr>
                  <w:i/>
                  <w:iCs/>
                  <w:noProof/>
                </w:rPr>
                <w:t xml:space="preserve">The </w:t>
              </w:r>
              <w:del w:id="870" w:author="nate nate" w:date="2022-07-31T11:09:00Z">
                <w:r w:rsidDel="00F64C18">
                  <w:rPr>
                    <w:i/>
                    <w:iCs/>
                    <w:noProof/>
                  </w:rPr>
                  <w:delText xml:space="preserve">10 </w:delText>
                </w:r>
              </w:del>
              <w:ins w:id="871" w:author="nate nate" w:date="2022-07-31T11:09:00Z">
                <w:r w:rsidR="00F64C18">
                  <w:rPr>
                    <w:i/>
                    <w:iCs/>
                    <w:noProof/>
                  </w:rPr>
                  <w:t>ten</w:t>
                </w:r>
                <w:r w:rsidR="00F64C18">
                  <w:rPr>
                    <w:i/>
                    <w:iCs/>
                    <w:noProof/>
                  </w:rPr>
                  <w:t xml:space="preserve"> </w:t>
                </w:r>
              </w:ins>
              <w:r>
                <w:rPr>
                  <w:i/>
                  <w:iCs/>
                  <w:noProof/>
                </w:rPr>
                <w:t>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3445BDF1" w:rsidR="00151A0D" w:rsidRDefault="00151A0D" w:rsidP="00151A0D">
              <w:pPr>
                <w:pStyle w:val="Bibliography"/>
                <w:ind w:left="720" w:hanging="720"/>
                <w:rPr>
                  <w:noProof/>
                </w:rPr>
              </w:pPr>
              <w:r>
                <w:rPr>
                  <w:noProof/>
                </w:rPr>
                <w:t>Dickson, A., Emad, H., &amp; Adu-Agyum, J. (2018). Theo</w:t>
              </w:r>
              <w:ins w:id="872" w:author="nate nate" w:date="2022-07-31T11:10:00Z">
                <w:r w:rsidR="00F64C18">
                  <w:rPr>
                    <w:noProof/>
                  </w:rPr>
                  <w:t>r</w:t>
                </w:r>
              </w:ins>
              <w:r>
                <w:rPr>
                  <w:noProof/>
                </w:rPr>
                <w:t xml:space="preserve">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0663A514" w:rsidR="00151A0D" w:rsidRDefault="00151A0D" w:rsidP="00151A0D">
              <w:pPr>
                <w:pStyle w:val="Bibliography"/>
                <w:ind w:left="720" w:hanging="720"/>
                <w:rPr>
                  <w:noProof/>
                </w:rPr>
              </w:pPr>
              <w:r>
                <w:rPr>
                  <w:noProof/>
                </w:rPr>
                <w:t xml:space="preserve">Fu, Z. (2019). An introduction of deep </w:t>
              </w:r>
              <w:del w:id="873" w:author="nate nate" w:date="2022-07-31T11:10:00Z">
                <w:r w:rsidDel="00F64C18">
                  <w:rPr>
                    <w:noProof/>
                  </w:rPr>
                  <w:delText xml:space="preserve">learning </w:delText>
                </w:r>
              </w:del>
              <w:ins w:id="874" w:author="nate nate" w:date="2022-07-31T11:10:00Z">
                <w:r w:rsidR="00F64C18">
                  <w:rPr>
                    <w:noProof/>
                  </w:rPr>
                  <w:t>learning</w:t>
                </w:r>
                <w:r w:rsidR="00F64C18">
                  <w:rPr>
                    <w:noProof/>
                  </w:rPr>
                  <w:t>-</w:t>
                </w:r>
              </w:ins>
              <w:r>
                <w:rPr>
                  <w:noProof/>
                </w:rPr>
                <w:t xml:space="preserve">based word representation applied to natural language processing. </w:t>
              </w:r>
              <w:r>
                <w:rPr>
                  <w:i/>
                  <w:iCs/>
                  <w:noProof/>
                </w:rPr>
                <w:t>International Conference on Machine Learning, Big Data</w:t>
              </w:r>
              <w:ins w:id="875" w:author="nate nate" w:date="2022-07-31T11:10:00Z">
                <w:r w:rsidR="00F64C18">
                  <w:rPr>
                    <w:i/>
                    <w:iCs/>
                    <w:noProof/>
                  </w:rPr>
                  <w:t>,</w:t>
                </w:r>
              </w:ins>
              <w:r>
                <w:rPr>
                  <w:i/>
                  <w:iCs/>
                  <w:noProof/>
                </w:rPr>
                <w:t xml:space="preserve">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6A85550F" w:rsidR="00151A0D" w:rsidRDefault="00151A0D" w:rsidP="00151A0D">
              <w:pPr>
                <w:pStyle w:val="Bibliography"/>
                <w:ind w:left="720" w:hanging="720"/>
                <w:rPr>
                  <w:noProof/>
                </w:rPr>
              </w:pPr>
              <w:r>
                <w:rPr>
                  <w:noProof/>
                </w:rPr>
                <w:t xml:space="preserve">Gergen, K. (2010). </w:t>
              </w:r>
              <w:r>
                <w:rPr>
                  <w:i/>
                  <w:iCs/>
                  <w:noProof/>
                </w:rPr>
                <w:t>Social Constructionist Ideas, Theory</w:t>
              </w:r>
              <w:ins w:id="876" w:author="nate nate" w:date="2022-07-31T11:10:00Z">
                <w:r w:rsidR="00F64C18">
                  <w:rPr>
                    <w:i/>
                    <w:iCs/>
                    <w:noProof/>
                  </w:rPr>
                  <w:t>,</w:t>
                </w:r>
              </w:ins>
              <w:r>
                <w:rPr>
                  <w:i/>
                  <w:iCs/>
                  <w:noProof/>
                </w:rPr>
                <w:t xml:space="preserve"> and Practice</w:t>
              </w:r>
              <w:r>
                <w:rPr>
                  <w:noProof/>
                </w:rPr>
                <w:t>. (The Taos Institute) Retrieved from Vimeo: https://vimeo.com/15676699</w:t>
              </w:r>
            </w:p>
            <w:p w14:paraId="6C36B5AC" w14:textId="5933DF8F" w:rsidR="00151A0D" w:rsidRDefault="00151A0D" w:rsidP="00151A0D">
              <w:pPr>
                <w:pStyle w:val="Bibliography"/>
                <w:ind w:left="720" w:hanging="720"/>
                <w:rPr>
                  <w:noProof/>
                </w:rPr>
              </w:pPr>
              <w:r>
                <w:rPr>
                  <w:noProof/>
                </w:rPr>
                <w:lastRenderedPageBreak/>
                <w:t xml:space="preserve">Gorgulu, Y., &amp; Tasdelen, K. (2020). </w:t>
              </w:r>
              <w:del w:id="877" w:author="nate nate" w:date="2022-07-31T11:10:00Z">
                <w:r w:rsidDel="00F64C18">
                  <w:rPr>
                    <w:noProof/>
                  </w:rPr>
                  <w:delText xml:space="preserve">Huamn </w:delText>
                </w:r>
              </w:del>
              <w:ins w:id="878" w:author="nate nate" w:date="2022-07-31T11:10:00Z">
                <w:r w:rsidR="00F64C18">
                  <w:rPr>
                    <w:noProof/>
                  </w:rPr>
                  <w:t>Hu</w:t>
                </w:r>
                <w:r w:rsidR="00F64C18">
                  <w:rPr>
                    <w:noProof/>
                  </w:rPr>
                  <w:t>ma</w:t>
                </w:r>
                <w:r w:rsidR="00F64C18">
                  <w:rPr>
                    <w:noProof/>
                  </w:rPr>
                  <w:t xml:space="preserve">n </w:t>
                </w:r>
              </w:ins>
              <w:r>
                <w:rPr>
                  <w:noProof/>
                </w:rPr>
                <w:t xml:space="preserve">activity </w:t>
              </w:r>
              <w:del w:id="879" w:author="nate nate" w:date="2022-07-31T11:10:00Z">
                <w:r w:rsidDel="00F64C18">
                  <w:rPr>
                    <w:noProof/>
                  </w:rPr>
                  <w:delText xml:space="preserve">recongition </w:delText>
                </w:r>
              </w:del>
              <w:ins w:id="880" w:author="nate nate" w:date="2022-07-31T11:10:00Z">
                <w:r w:rsidR="00F64C18">
                  <w:rPr>
                    <w:noProof/>
                  </w:rPr>
                  <w:t>reco</w:t>
                </w:r>
                <w:r w:rsidR="00F64C18">
                  <w:rPr>
                    <w:noProof/>
                  </w:rPr>
                  <w:t>gn</w:t>
                </w:r>
                <w:r w:rsidR="00F64C18">
                  <w:rPr>
                    <w:noProof/>
                  </w:rPr>
                  <w:t xml:space="preserve">ition </w:t>
                </w:r>
              </w:ins>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6D0DAA08"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del w:id="881" w:author="nate nate" w:date="2022-07-31T11:10:00Z">
                <w:r w:rsidDel="00F64C18">
                  <w:rPr>
                    <w:i/>
                    <w:iCs/>
                    <w:noProof/>
                  </w:rPr>
                  <w:delText xml:space="preserve"> </w:delText>
                </w:r>
              </w:del>
              <w:r>
                <w:rPr>
                  <w:i/>
                  <w:iCs/>
                  <w:noProof/>
                </w:rPr>
                <w:t>.</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C7EA53A" w:rsidR="00151A0D" w:rsidRDefault="00151A0D" w:rsidP="00151A0D">
              <w:pPr>
                <w:pStyle w:val="Bibliography"/>
                <w:ind w:left="720" w:hanging="720"/>
                <w:rPr>
                  <w:noProof/>
                </w:rPr>
              </w:pPr>
              <w:r>
                <w:rPr>
                  <w:noProof/>
                </w:rPr>
                <w:t>Lukac, D., Milic, M., &amp; Nikolic, J. (2018). From artificial intelligence to augmented age</w:t>
              </w:r>
              <w:ins w:id="882" w:author="nate nate" w:date="2022-07-31T11:10:00Z">
                <w:r w:rsidR="00F64C18">
                  <w:rPr>
                    <w:noProof/>
                  </w:rPr>
                  <w:t>,</w:t>
                </w:r>
              </w:ins>
              <w:r>
                <w:rPr>
                  <w:noProof/>
                </w:rPr>
                <w:t xml:space="preserve"> an overview. </w:t>
              </w:r>
              <w:r>
                <w:rPr>
                  <w:i/>
                  <w:iCs/>
                  <w:noProof/>
                </w:rPr>
                <w:t>Zooming Innovation in Consumer Technologies Conference</w:t>
              </w:r>
              <w:r>
                <w:rPr>
                  <w:noProof/>
                </w:rPr>
                <w:t>, (pp. 100-103). doi:https://doi-org.proxy1.ncu.edu/10.1109/ZINC.2018.8448793</w:t>
              </w:r>
            </w:p>
            <w:p w14:paraId="17F1576D" w14:textId="529C41EF" w:rsidR="00151A0D" w:rsidRDefault="00151A0D" w:rsidP="00151A0D">
              <w:pPr>
                <w:pStyle w:val="Bibliography"/>
                <w:ind w:left="720" w:hanging="720"/>
                <w:rPr>
                  <w:noProof/>
                </w:rPr>
              </w:pPr>
              <w:r>
                <w:rPr>
                  <w:noProof/>
                </w:rPr>
                <w:t xml:space="preserve">Makarenko, O., &amp; Osaulenko, V. (2018). Application of cellular </w:t>
              </w:r>
              <w:del w:id="883" w:author="nate nate" w:date="2022-07-31T11:11:00Z">
                <w:r w:rsidDel="00F64C18">
                  <w:rPr>
                    <w:noProof/>
                  </w:rPr>
                  <w:delText xml:space="preserve">automates </w:delText>
                </w:r>
              </w:del>
              <w:ins w:id="884" w:author="nate nate" w:date="2022-07-31T11:11:00Z">
                <w:r w:rsidR="00F64C18">
                  <w:rPr>
                    <w:noProof/>
                  </w:rPr>
                  <w:t>automat</w:t>
                </w:r>
                <w:r w:rsidR="00F64C18">
                  <w:rPr>
                    <w:noProof/>
                  </w:rPr>
                  <w:t>ion</w:t>
                </w:r>
                <w:r w:rsidR="00F64C18">
                  <w:rPr>
                    <w:noProof/>
                  </w:rPr>
                  <w:t xml:space="preserve"> </w:t>
                </w:r>
              </w:ins>
              <w:r>
                <w:rPr>
                  <w:noProof/>
                </w:rPr>
                <w:t xml:space="preserve">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46D12F0A" w:rsidR="00151A0D" w:rsidRDefault="00151A0D" w:rsidP="00151A0D">
              <w:pPr>
                <w:pStyle w:val="Bibliography"/>
                <w:ind w:left="720" w:hanging="720"/>
                <w:rPr>
                  <w:noProof/>
                </w:rPr>
              </w:pPr>
              <w:r>
                <w:rPr>
                  <w:noProof/>
                </w:rPr>
                <w:t>Nguyen, M., Huynh, N., Tran, D., &amp; Ngo, H. (2019). Face recognition applied for smart</w:t>
              </w:r>
              <w:ins w:id="885" w:author="nate nate" w:date="2022-07-31T11:11:00Z">
                <w:r w:rsidR="00F64C18">
                  <w:rPr>
                    <w:noProof/>
                  </w:rPr>
                  <w:t xml:space="preserve"> </w:t>
                </w:r>
              </w:ins>
              <w:r>
                <w:rPr>
                  <w:noProof/>
                </w:rPr>
                <w:t xml:space="preserve">home using SoC. </w:t>
              </w:r>
              <w:r>
                <w:rPr>
                  <w:i/>
                  <w:iCs/>
                  <w:noProof/>
                </w:rPr>
                <w:t>Advanced Computing and Applications</w:t>
              </w:r>
              <w:r>
                <w:rPr>
                  <w:noProof/>
                </w:rPr>
                <w:t xml:space="preserve"> (pp. 165-170). Nha Trang, Vietnam: IEEE. doi:https://doi-org.proxy1.ncu.edu/10.1109/ACOMP.2019.00033</w:t>
              </w:r>
            </w:p>
            <w:p w14:paraId="79176FE3" w14:textId="4ECA0031" w:rsidR="00151A0D" w:rsidRDefault="00151A0D" w:rsidP="00151A0D">
              <w:pPr>
                <w:pStyle w:val="Bibliography"/>
                <w:ind w:left="720" w:hanging="720"/>
                <w:rPr>
                  <w:noProof/>
                </w:rPr>
              </w:pPr>
              <w:r>
                <w:rPr>
                  <w:noProof/>
                </w:rPr>
                <w:t xml:space="preserve">Owen, C. (2017, November 8). </w:t>
              </w:r>
              <w:r>
                <w:rPr>
                  <w:i/>
                  <w:iCs/>
                  <w:noProof/>
                </w:rPr>
                <w:t>A Theor</w:t>
              </w:r>
              <w:ins w:id="886" w:author="nate nate" w:date="2022-07-31T11:11:00Z">
                <w:r w:rsidR="00F64C18">
                  <w:rPr>
                    <w:i/>
                    <w:iCs/>
                    <w:noProof/>
                  </w:rPr>
                  <w:t>et</w:t>
                </w:r>
              </w:ins>
              <w:r>
                <w:rPr>
                  <w:i/>
                  <w:iCs/>
                  <w:noProof/>
                </w:rPr>
                <w:t>ical Hands-on introduction to Fouc</w:t>
              </w:r>
              <w:ins w:id="887" w:author="nate nate" w:date="2022-07-31T11:11:00Z">
                <w:r w:rsidR="00F64C18">
                  <w:rPr>
                    <w:i/>
                    <w:iCs/>
                    <w:noProof/>
                  </w:rPr>
                  <w:t>a</w:t>
                </w:r>
              </w:ins>
              <w:r>
                <w:rPr>
                  <w:i/>
                  <w:iCs/>
                  <w:noProof/>
                </w:rPr>
                <w:t>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CA21951" w:rsidR="00151A0D" w:rsidRDefault="00151A0D" w:rsidP="00151A0D">
              <w:pPr>
                <w:pStyle w:val="Bibliography"/>
                <w:ind w:left="720" w:hanging="720"/>
                <w:rPr>
                  <w:noProof/>
                </w:rPr>
              </w:pPr>
              <w:r>
                <w:rPr>
                  <w:noProof/>
                </w:rPr>
                <w:t xml:space="preserve">Parker, R. (1993). Threats to the validity of </w:t>
              </w:r>
              <w:ins w:id="888" w:author="nate nate" w:date="2022-07-31T11:11:00Z">
                <w:r w:rsidR="00F64C18">
                  <w:rPr>
                    <w:noProof/>
                  </w:rPr>
                  <w:t xml:space="preserve">the </w:t>
                </w:r>
              </w:ins>
              <w:r>
                <w:rPr>
                  <w:noProof/>
                </w:rPr>
                <w:t xml:space="preserve">research. </w:t>
              </w:r>
              <w:r>
                <w:rPr>
                  <w:i/>
                  <w:iCs/>
                  <w:noProof/>
                </w:rPr>
                <w:t>Rehabilitation Counseling Bulletin, 36</w:t>
              </w:r>
              <w:r>
                <w:rPr>
                  <w:noProof/>
                </w:rPr>
                <w:t>(3), 130-138. Retrieved from https://search-ebscohost-com.proxy1.ncu.edu/login.aspx?direct=true&amp;db=eric&amp;AN=EJ458938&amp;site=eds-live</w:t>
              </w:r>
            </w:p>
            <w:p w14:paraId="34E3A311" w14:textId="4B11CF36" w:rsidR="00151A0D" w:rsidRDefault="00151A0D" w:rsidP="00151A0D">
              <w:pPr>
                <w:pStyle w:val="Bibliography"/>
                <w:ind w:left="720" w:hanging="720"/>
                <w:rPr>
                  <w:noProof/>
                </w:rPr>
              </w:pPr>
              <w:r>
                <w:rPr>
                  <w:noProof/>
                </w:rPr>
                <w:t>Phua, K. H. (2021). Ag</w:t>
              </w:r>
              <w:del w:id="889" w:author="nate nate" w:date="2022-07-31T11:11:00Z">
                <w:r w:rsidDel="00F64C18">
                  <w:rPr>
                    <w:noProof/>
                  </w:rPr>
                  <w:delText>e</w:delText>
                </w:r>
              </w:del>
              <w:r>
                <w:rPr>
                  <w:noProof/>
                </w:rPr>
                <w:t xml:space="preserve">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324DFFEB" w:rsidR="00151A0D" w:rsidRDefault="00151A0D" w:rsidP="00151A0D">
              <w:pPr>
                <w:pStyle w:val="Bibliography"/>
                <w:ind w:left="720" w:hanging="720"/>
                <w:rPr>
                  <w:noProof/>
                </w:rPr>
              </w:pPr>
              <w:r>
                <w:rPr>
                  <w:noProof/>
                </w:rPr>
                <w:t xml:space="preserve">Sethi, T., &amp; Kantardzic, M. (2018). </w:t>
              </w:r>
              <w:del w:id="890" w:author="nate nate" w:date="2022-07-31T11:11:00Z">
                <w:r w:rsidDel="00F64C18">
                  <w:rPr>
                    <w:noProof/>
                  </w:rPr>
                  <w:delText xml:space="preserve">Data </w:delText>
                </w:r>
              </w:del>
              <w:ins w:id="891" w:author="nate nate" w:date="2022-07-31T11:11:00Z">
                <w:r w:rsidR="00F64C18">
                  <w:rPr>
                    <w:noProof/>
                  </w:rPr>
                  <w:t>Data</w:t>
                </w:r>
                <w:r w:rsidR="00F64C18">
                  <w:rPr>
                    <w:noProof/>
                  </w:rPr>
                  <w:t>-</w:t>
                </w:r>
              </w:ins>
              <w:r>
                <w:rPr>
                  <w:noProof/>
                </w:rPr>
                <w:t xml:space="preserve">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4FCEAB6D" w:rsidR="00151A0D" w:rsidRDefault="00151A0D" w:rsidP="00151A0D">
              <w:pPr>
                <w:pStyle w:val="Bibliography"/>
                <w:ind w:left="720" w:hanging="720"/>
                <w:rPr>
                  <w:noProof/>
                </w:rPr>
              </w:pPr>
              <w:r>
                <w:rPr>
                  <w:noProof/>
                </w:rPr>
                <w:t xml:space="preserve">Snee, R. (2015). </w:t>
              </w:r>
              <w:del w:id="892" w:author="nate nate" w:date="2022-07-31T11:11:00Z">
                <w:r w:rsidDel="00F64C18">
                  <w:rPr>
                    <w:noProof/>
                  </w:rPr>
                  <w:delText xml:space="preserve">Practical </w:delText>
                </w:r>
              </w:del>
              <w:ins w:id="893" w:author="nate nate" w:date="2022-07-31T11:11:00Z">
                <w:r w:rsidR="00F64C18">
                  <w:rPr>
                    <w:noProof/>
                  </w:rPr>
                  <w:t>A p</w:t>
                </w:r>
                <w:r w:rsidR="00F64C18">
                  <w:rPr>
                    <w:noProof/>
                  </w:rPr>
                  <w:t xml:space="preserve">ractical </w:t>
                </w:r>
              </w:ins>
              <w:r>
                <w:rPr>
                  <w:noProof/>
                </w:rPr>
                <w:t xml:space="preserve">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46B29C97"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del w:id="894" w:author="nate nate" w:date="2022-07-31T11:11:00Z">
                <w:r w:rsidDel="00F64C18">
                  <w:rPr>
                    <w:noProof/>
                  </w:rPr>
                  <w:delText xml:space="preserve">. </w:delText>
                </w:r>
              </w:del>
              <w:ins w:id="895" w:author="nate nate" w:date="2022-07-31T11:11:00Z">
                <w:r w:rsidR="00F64C18">
                  <w:rPr>
                    <w:noProof/>
                  </w:rPr>
                  <w:t>?</w:t>
                </w:r>
                <w:r w:rsidR="00F64C18">
                  <w:rPr>
                    <w:noProof/>
                  </w:rPr>
                  <w:t xml:space="preserve"> </w:t>
                </w:r>
              </w:ins>
              <w:r>
                <w:rPr>
                  <w:noProof/>
                </w:rPr>
                <w:t>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517FDEA2" w:rsidR="00151A0D" w:rsidRDefault="00151A0D" w:rsidP="00151A0D">
              <w:pPr>
                <w:pStyle w:val="Bibliography"/>
                <w:ind w:left="720" w:hanging="720"/>
                <w:rPr>
                  <w:noProof/>
                </w:rPr>
              </w:pPr>
              <w:r>
                <w:rPr>
                  <w:noProof/>
                </w:rPr>
                <w:t>Upchurch, M. (2018). Robots and AI at work: the pro</w:t>
              </w:r>
              <w:ins w:id="896" w:author="nate nate" w:date="2022-07-31T11:12:00Z">
                <w:r w:rsidR="00F64C18">
                  <w:rPr>
                    <w:noProof/>
                  </w:rPr>
                  <w:t>s</w:t>
                </w:r>
              </w:ins>
              <w:r>
                <w:rPr>
                  <w:noProof/>
                </w:rPr>
                <w:t xml:space="preserve">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863"/>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42" w:author="Dr. H" w:date="2022-07-29T10:39:00Z" w:initials="NH">
    <w:p w14:paraId="6926186D" w14:textId="6ABF4ADD" w:rsidR="00D70D75" w:rsidRDefault="00D70D75">
      <w:pPr>
        <w:pStyle w:val="CommentText"/>
      </w:pPr>
      <w:r>
        <w:rPr>
          <w:rStyle w:val="CommentReference"/>
        </w:rPr>
        <w:annotationRef/>
      </w:r>
      <w:r>
        <w:t>Format?</w:t>
      </w:r>
    </w:p>
  </w:comment>
  <w:comment w:id="43" w:author="nate nate" w:date="2022-07-31T08:25:00Z" w:initials="nn">
    <w:p w14:paraId="4E8B3CAA" w14:textId="77777777" w:rsidR="00E57186" w:rsidRDefault="00E57186" w:rsidP="002C7BE5">
      <w:pPr>
        <w:pStyle w:val="CommentText"/>
      </w:pPr>
      <w:r>
        <w:rPr>
          <w:rStyle w:val="CommentReference"/>
        </w:rPr>
        <w:annotationRef/>
      </w:r>
      <w:r>
        <w:t>Fixed.</w:t>
      </w:r>
    </w:p>
  </w:comment>
  <w:comment w:id="67" w:author="Dr. H" w:date="2022-07-29T10:42:00Z" w:initials="NH">
    <w:p w14:paraId="5501CD50" w14:textId="7A981CCA" w:rsidR="00D70D75" w:rsidRDefault="00D70D75">
      <w:pPr>
        <w:pStyle w:val="CommentText"/>
      </w:pPr>
      <w:r>
        <w:rPr>
          <w:rStyle w:val="CommentReference"/>
        </w:rPr>
        <w:annotationRef/>
      </w:r>
      <w:r>
        <w:t>This is not what your purpose state. U[date as [er chapter 1</w:t>
      </w:r>
    </w:p>
  </w:comment>
  <w:comment w:id="71" w:author="Dr. H" w:date="2022-07-29T10:43:00Z" w:initials="NH">
    <w:p w14:paraId="6376EFF1" w14:textId="77777777" w:rsidR="00D70D75" w:rsidRDefault="00D70D75">
      <w:pPr>
        <w:pStyle w:val="CommentText"/>
      </w:pPr>
      <w:r>
        <w:rPr>
          <w:rStyle w:val="CommentReference"/>
        </w:rPr>
        <w:annotationRef/>
      </w:r>
      <w:r>
        <w:t xml:space="preserve">This needs to go after the search method section. </w:t>
      </w:r>
      <w:r w:rsidR="00C80A00">
        <w:t>Otherwise,</w:t>
      </w:r>
      <w:r>
        <w:t xml:space="preserve"> you need to say something about searches here which doesn’t really make </w:t>
      </w:r>
      <w:r w:rsidR="00C80A00">
        <w:t>sense.</w:t>
      </w:r>
    </w:p>
    <w:p w14:paraId="43F6CC74" w14:textId="50F70BA7" w:rsidR="00D95A41" w:rsidRDefault="00D95A41">
      <w:pPr>
        <w:pStyle w:val="CommentText"/>
      </w:pPr>
      <w:r>
        <w:t>You also don’t need headings in this initial section before the theoretical framework.</w:t>
      </w:r>
    </w:p>
  </w:comment>
  <w:comment w:id="79" w:author="Dr. H" w:date="2022-07-29T10:55:00Z" w:initials="NH">
    <w:p w14:paraId="0F8550D0" w14:textId="77777777" w:rsidR="00810600" w:rsidRDefault="00810600">
      <w:pPr>
        <w:pStyle w:val="CommentText"/>
      </w:pPr>
      <w:r>
        <w:rPr>
          <w:rStyle w:val="CommentReference"/>
        </w:rPr>
        <w:annotationRef/>
      </w:r>
      <w:r>
        <w:t>Where did you find this? Can you support with citation?</w:t>
      </w:r>
    </w:p>
    <w:p w14:paraId="7C3C1756" w14:textId="77777777" w:rsidR="00810600" w:rsidRDefault="00810600">
      <w:pPr>
        <w:pStyle w:val="CommentText"/>
      </w:pPr>
    </w:p>
    <w:p w14:paraId="12AA2492" w14:textId="6E7A1171" w:rsidR="00810600" w:rsidRDefault="00810600">
      <w:pPr>
        <w:pStyle w:val="CommentText"/>
      </w:pPr>
      <w:r w:rsidRPr="00810600">
        <w:t>Systematic reviews</w:t>
      </w:r>
      <w:r>
        <w:t xml:space="preserve"> i</w:t>
      </w:r>
      <w:r w:rsidRPr="00810600">
        <w:t>nclude only quantitative, experimental studies, and many times only randomized controlled trials.</w:t>
      </w:r>
      <w:r>
        <w:t xml:space="preserve"> You don’t any qualitative studies in this chapter?</w:t>
      </w:r>
    </w:p>
  </w:comment>
  <w:comment w:id="80" w:author="Dr. H" w:date="2022-07-29T10:57:00Z" w:initials="NH">
    <w:p w14:paraId="2FC2793E" w14:textId="0122A97B" w:rsidR="00810600" w:rsidRDefault="00810600">
      <w:pPr>
        <w:pStyle w:val="CommentText"/>
      </w:pPr>
      <w:r>
        <w:rPr>
          <w:rStyle w:val="CommentReference"/>
        </w:rPr>
        <w:annotationRef/>
      </w:r>
      <w:r>
        <w:t xml:space="preserve">This is not an overview of your chapter. </w:t>
      </w:r>
    </w:p>
  </w:comment>
  <w:comment w:id="90"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91" w:author="nate nate" w:date="2022-07-31T09:14:00Z" w:initials="nn">
    <w:p w14:paraId="015651A5" w14:textId="77777777" w:rsidR="00383CF5" w:rsidRDefault="00383CF5" w:rsidP="00290E67">
      <w:pPr>
        <w:pStyle w:val="CommentText"/>
      </w:pPr>
      <w:r>
        <w:rPr>
          <w:rStyle w:val="CommentReference"/>
        </w:rPr>
        <w:annotationRef/>
      </w:r>
      <w:r>
        <w:t>Updated.</w:t>
      </w:r>
    </w:p>
  </w:comment>
  <w:comment w:id="102"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103"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112"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121"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122"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129" w:author="nate nate" w:date="2022-04-24T10:46:00Z" w:initials="nn">
    <w:p w14:paraId="07CF91ED" w14:textId="06A3647C" w:rsidR="00E72F1F" w:rsidRDefault="00E72F1F" w:rsidP="009C0CE1">
      <w:pPr>
        <w:pStyle w:val="CommentText"/>
      </w:pPr>
      <w:r>
        <w:rPr>
          <w:rStyle w:val="CommentReference"/>
        </w:rPr>
        <w:annotationRef/>
      </w:r>
      <w:r>
        <w:t>5-pages</w:t>
      </w:r>
    </w:p>
  </w:comment>
  <w:comment w:id="130"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131"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59"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61"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67"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76"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224" w:author="nate nate" w:date="2022-05-28T23:45:00Z" w:initials="nn">
    <w:p w14:paraId="7A672EE0" w14:textId="77777777" w:rsidR="00E72F1F" w:rsidRDefault="00E72F1F" w:rsidP="009C0CE1">
      <w:pPr>
        <w:pStyle w:val="CommentText"/>
      </w:pPr>
      <w:r>
        <w:rPr>
          <w:rStyle w:val="CommentReference"/>
        </w:rPr>
        <w:annotationRef/>
      </w:r>
      <w:r>
        <w:t xml:space="preserve">The paper already explains microstructures…? Or should have </w:t>
      </w:r>
      <w:r>
        <w:t>hrmm..</w:t>
      </w:r>
    </w:p>
  </w:comment>
  <w:comment w:id="284"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297"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298"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359"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360"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361"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364"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401"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439"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451"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453"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463"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48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50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512"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518"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529"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58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597"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599"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612"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616" w:author="nate nate" w:date="2022-05-28T14:42:00Z" w:initials="nn">
    <w:p w14:paraId="440667CC" w14:textId="77777777" w:rsidR="00E72F1F" w:rsidRDefault="00E72F1F" w:rsidP="009C0CE1">
      <w:pPr>
        <w:pStyle w:val="CommentText"/>
      </w:pPr>
      <w:r>
        <w:rPr>
          <w:rStyle w:val="CommentReference"/>
        </w:rPr>
        <w:annotationRef/>
      </w:r>
      <w:r>
        <w:t>Source?</w:t>
      </w:r>
    </w:p>
  </w:comment>
  <w:comment w:id="61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61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636" w:author="Dr. H" w:date="2022-07-29T12:00:00Z" w:initials="NH">
    <w:p w14:paraId="6B66B37C" w14:textId="77777777" w:rsidR="00B54551" w:rsidRDefault="00B54551" w:rsidP="00B54551">
      <w:pPr>
        <w:pStyle w:val="CommentText"/>
      </w:pPr>
      <w:r>
        <w:rPr>
          <w:rStyle w:val="CommentReference"/>
        </w:rPr>
        <w:annotationRef/>
      </w:r>
      <w:r>
        <w:t>This should be after the problem and purpose. Is there any reason you don’t follow the template?</w:t>
      </w:r>
    </w:p>
    <w:p w14:paraId="6097C547" w14:textId="77777777" w:rsidR="00B54551" w:rsidRDefault="00B54551" w:rsidP="00B54551">
      <w:pPr>
        <w:pStyle w:val="CommentText"/>
      </w:pPr>
    </w:p>
    <w:p w14:paraId="6A2E13FD" w14:textId="77777777" w:rsidR="00B54551" w:rsidRDefault="00B54551" w:rsidP="00B54551">
      <w:pPr>
        <w:contextualSpacing/>
      </w:pPr>
      <w:r>
        <w:t>Checklist:</w:t>
      </w:r>
    </w:p>
    <w:p w14:paraId="04C1CA26" w14:textId="77777777" w:rsidR="00B54551" w:rsidRDefault="00000000" w:rsidP="00B54551">
      <w:pPr>
        <w:spacing w:after="0"/>
        <w:ind w:left="720"/>
      </w:pPr>
      <w:sdt>
        <w:sdtPr>
          <w:id w:val="1419839993"/>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w:t>
      </w:r>
      <w:r w:rsidR="00B54551" w:rsidRPr="00B54551">
        <w:rPr>
          <w:b/>
          <w:bCs/>
        </w:rPr>
        <w:t>Begin</w:t>
      </w:r>
      <w:r w:rsidR="00B54551">
        <w:t xml:space="preserve"> with an introduction and restatement of the problem and purpose </w:t>
      </w:r>
      <w:r w:rsidR="00B54551" w:rsidRPr="00B54551">
        <w:rPr>
          <w:b/>
          <w:bCs/>
        </w:rPr>
        <w:t>sentences</w:t>
      </w:r>
      <w:r w:rsidR="00B54551">
        <w:t xml:space="preserve"> verbatim. </w:t>
      </w:r>
      <w:r w:rsidR="00B54551">
        <w:rPr>
          <w:rStyle w:val="CommentReference"/>
          <w:rFonts w:eastAsia="Times New Roman" w:cs="Arial"/>
        </w:rPr>
        <w:annotationRef/>
      </w:r>
    </w:p>
    <w:p w14:paraId="1974C33D" w14:textId="77777777" w:rsidR="00B54551" w:rsidRDefault="00000000" w:rsidP="00B54551">
      <w:pPr>
        <w:spacing w:after="0"/>
        <w:ind w:left="720"/>
      </w:pPr>
      <w:sdt>
        <w:sdtPr>
          <w:id w:val="1273741776"/>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Provide </w:t>
      </w:r>
      <w:r w:rsidR="00B54551" w:rsidRPr="00B54551">
        <w:rPr>
          <w:b/>
          <w:bCs/>
        </w:rPr>
        <w:t>a brief overview</w:t>
      </w:r>
      <w:r w:rsidR="00B54551">
        <w:t xml:space="preserve"> of the contents of this chapter, including a statement that identifies the research methodology and design.</w:t>
      </w:r>
    </w:p>
    <w:p w14:paraId="510D47DD" w14:textId="77777777" w:rsidR="00B54551" w:rsidRDefault="00B54551" w:rsidP="00B54551">
      <w:pPr>
        <w:pStyle w:val="CommentText"/>
      </w:pPr>
    </w:p>
    <w:p w14:paraId="0F2AE76F" w14:textId="48A2DA29" w:rsidR="00B54551" w:rsidRDefault="00B54551" w:rsidP="00B54551">
      <w:pPr>
        <w:pStyle w:val="CommentText"/>
      </w:pPr>
      <w:r>
        <w:t>Can you fix this first section before moving further?</w:t>
      </w:r>
    </w:p>
  </w:comment>
  <w:comment w:id="637" w:author="nate nate" w:date="2022-07-31T11:07:00Z" w:initials="nn">
    <w:p w14:paraId="094703E3" w14:textId="77777777" w:rsidR="00DC32E3" w:rsidRDefault="00DC32E3" w:rsidP="0043081D">
      <w:pPr>
        <w:pStyle w:val="CommentText"/>
      </w:pPr>
      <w:r>
        <w:rPr>
          <w:rStyle w:val="CommentReference"/>
        </w:rPr>
        <w:annotationRef/>
      </w:r>
      <w:r>
        <w:t>Restructured.</w:t>
      </w:r>
    </w:p>
  </w:comment>
  <w:comment w:id="642" w:author="nate nate" w:date="2022-04-23T22:56:00Z" w:initials="nn">
    <w:p w14:paraId="693E65E1" w14:textId="15F6C4AE" w:rsidR="00E72F1F" w:rsidRDefault="00E72F1F" w:rsidP="009C0CE1">
      <w:pPr>
        <w:pStyle w:val="CommentText"/>
      </w:pPr>
      <w:r>
        <w:rPr>
          <w:rStyle w:val="CommentReference"/>
        </w:rPr>
        <w:annotationRef/>
      </w:r>
      <w:r>
        <w:t>Problem and Purpose statement are direct copies from chapter-1. Keep both insync.</w:t>
      </w:r>
    </w:p>
  </w:comment>
  <w:comment w:id="643" w:author="Dr. H" w:date="2022-07-29T11:59:00Z" w:initials="NH">
    <w:p w14:paraId="006F073D" w14:textId="496E8DDE" w:rsidR="00B54551" w:rsidRDefault="00B54551">
      <w:pPr>
        <w:pStyle w:val="CommentText"/>
      </w:pPr>
      <w:r>
        <w:rPr>
          <w:rStyle w:val="CommentReference"/>
        </w:rPr>
        <w:annotationRef/>
      </w:r>
      <w:r>
        <w:t>You are supposed to copy only the first sentence from the problem and purpose statements.</w:t>
      </w:r>
    </w:p>
  </w:comment>
  <w:comment w:id="644" w:author="nate nate" w:date="2022-07-31T11:06:00Z" w:initials="nn">
    <w:p w14:paraId="1028CB46" w14:textId="77777777" w:rsidR="000074A1" w:rsidRDefault="000074A1" w:rsidP="00D9031D">
      <w:pPr>
        <w:pStyle w:val="CommentText"/>
      </w:pPr>
      <w:r>
        <w:rPr>
          <w:rStyle w:val="CommentReference"/>
        </w:rPr>
        <w:annotationRef/>
      </w:r>
      <w:r>
        <w:t>Fixed.</w:t>
      </w:r>
    </w:p>
  </w:comment>
  <w:comment w:id="693" w:author="nate nate" w:date="2022-05-28T14:26:00Z" w:initials="nn">
    <w:p w14:paraId="19D74F65" w14:textId="0691C0FD"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696"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727"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755"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 xml:space="preserve">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w:t>
      </w:r>
      <w:r w:rsidRPr="003D3FE1">
        <w:t>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756"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763"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762"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801"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806"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807"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832"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833"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838"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844"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847"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851"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852"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855"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5501CD50" w15:done="0"/>
  <w15:commentEx w15:paraId="43F6CC74" w15:done="0"/>
  <w15:commentEx w15:paraId="12AA2492" w15:done="0"/>
  <w15:commentEx w15:paraId="2FC2793E" w15:done="0"/>
  <w15:commentEx w15:paraId="6A6DFAE9" w15:done="0"/>
  <w15:commentEx w15:paraId="015651A5" w15:paraIdParent="6A6DFAE9" w15:done="0"/>
  <w15:commentEx w15:paraId="61FEE7B2" w15:done="1"/>
  <w15:commentEx w15:paraId="1C70667A" w15:paraIdParent="61FEE7B2" w15:done="1"/>
  <w15:commentEx w15:paraId="4A4186BB" w15:done="0"/>
  <w15:commentEx w15:paraId="24D4246A" w15:done="0"/>
  <w15:commentEx w15:paraId="4E162EC3"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0F2AE76F" w15:done="0"/>
  <w15:commentEx w15:paraId="094703E3" w15:paraIdParent="0F2AE76F" w15:done="0"/>
  <w15:commentEx w15:paraId="693E65E1" w15:done="1"/>
  <w15:commentEx w15:paraId="006F073D" w15:paraIdParent="693E65E1" w15:done="1"/>
  <w15:commentEx w15:paraId="1028CB46" w15:paraIdParent="693E65E1" w15:done="1"/>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7FB" w16cex:dateUtc="2022-07-29T07:42:00Z"/>
  <w16cex:commentExtensible w16cex:durableId="268E383F" w16cex:dateUtc="2022-07-29T07:43:00Z"/>
  <w16cex:commentExtensible w16cex:durableId="268E3B12" w16cex:dateUtc="2022-07-29T07:55:00Z"/>
  <w16cex:commentExtensible w16cex:durableId="268E3B95" w16cex:dateUtc="2022-07-29T07:57: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8E4A71" w16cex:dateUtc="2022-07-29T09:00:00Z"/>
  <w16cex:commentExtensible w16cex:durableId="2690E0EC" w16cex:dateUtc="2022-07-31T15:07:00Z"/>
  <w16cex:commentExtensible w16cex:durableId="260F0287" w16cex:dateUtc="2022-04-24T02:56:00Z"/>
  <w16cex:commentExtensible w16cex:durableId="268E4A27" w16cex:dateUtc="2022-07-29T08:59:00Z"/>
  <w16cex:commentExtensible w16cex:durableId="2690E0AF" w16cex:dateUtc="2022-07-31T15:0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5501CD50" w16cid:durableId="268E37FB"/>
  <w16cid:commentId w16cid:paraId="43F6CC74" w16cid:durableId="268E383F"/>
  <w16cid:commentId w16cid:paraId="12AA2492" w16cid:durableId="268E3B12"/>
  <w16cid:commentId w16cid:paraId="2FC2793E" w16cid:durableId="268E3B95"/>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0F2AE76F" w16cid:durableId="268E4A71"/>
  <w16cid:commentId w16cid:paraId="094703E3" w16cid:durableId="2690E0EC"/>
  <w16cid:commentId w16cid:paraId="693E65E1" w16cid:durableId="260F0287"/>
  <w16cid:commentId w16cid:paraId="006F073D" w16cid:durableId="268E4A27"/>
  <w16cid:commentId w16cid:paraId="1028CB46" w16cid:durableId="2690E0AF"/>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95E46" w14:textId="77777777" w:rsidR="00701AB0" w:rsidRDefault="00701AB0" w:rsidP="009C0CE1">
      <w:r>
        <w:separator/>
      </w:r>
    </w:p>
  </w:endnote>
  <w:endnote w:type="continuationSeparator" w:id="0">
    <w:p w14:paraId="5806E6CD" w14:textId="77777777" w:rsidR="00701AB0" w:rsidRDefault="00701AB0" w:rsidP="009C0CE1">
      <w:r>
        <w:continuationSeparator/>
      </w:r>
    </w:p>
  </w:endnote>
  <w:endnote w:type="continuationNotice" w:id="1">
    <w:p w14:paraId="42AE9944" w14:textId="77777777" w:rsidR="00701AB0" w:rsidRDefault="00701AB0"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0F666" w14:textId="77777777" w:rsidR="00701AB0" w:rsidRDefault="00701AB0" w:rsidP="009C0CE1">
      <w:r>
        <w:separator/>
      </w:r>
    </w:p>
  </w:footnote>
  <w:footnote w:type="continuationSeparator" w:id="0">
    <w:p w14:paraId="7FB3B253" w14:textId="77777777" w:rsidR="00701AB0" w:rsidRDefault="00701AB0" w:rsidP="009C0CE1">
      <w:r>
        <w:continuationSeparator/>
      </w:r>
    </w:p>
  </w:footnote>
  <w:footnote w:type="continuationNotice" w:id="1">
    <w:p w14:paraId="7317ADCE" w14:textId="77777777" w:rsidR="00701AB0" w:rsidRDefault="00701AB0"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gFAIcU6EktAAAA"/>
  </w:docVars>
  <w:rsids>
    <w:rsidRoot w:val="00887A22"/>
    <w:rsid w:val="00000584"/>
    <w:rsid w:val="00001EAE"/>
    <w:rsid w:val="00002A1F"/>
    <w:rsid w:val="000074A1"/>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E3CC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01AB0"/>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B6A"/>
    <w:rsid w:val="00DC32E3"/>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64C1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122</Pages>
  <Words>28483</Words>
  <Characters>162357</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190460</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23</cp:revision>
  <dcterms:created xsi:type="dcterms:W3CDTF">2022-07-29T09:03:00Z</dcterms:created>
  <dcterms:modified xsi:type="dcterms:W3CDTF">2022-07-31T15:59:00Z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