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rPr>
          <w:rFonts w:ascii="Times New Roman" w:eastAsiaTheme="minorHAnsi" w:hAnsi="Times New Roman" w:cstheme="minorBidi"/>
          <w:b w:val="0"/>
          <w:bCs w:val="0"/>
          <w:color w:val="auto"/>
          <w:sz w:val="24"/>
          <w:szCs w:val="22"/>
          <w:lang w:eastAsia="en-US"/>
        </w:rPr>
        <w:id w:val="311770402"/>
        <w:docPartObj>
          <w:docPartGallery w:val="Table of Contents"/>
          <w:docPartUnique/>
        </w:docPartObj>
      </w:sdtPr>
      <w:sdtEndPr>
        <w:rPr>
          <w:noProof/>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2A225EDF" w14:textId="4383D807" w:rsidR="00CC3790" w:rsidRDefault="00E72F1F" w:rsidP="00CC379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9920825" w:history="1">
            <w:r w:rsidR="00CC3790" w:rsidRPr="001141AF">
              <w:rPr>
                <w:rStyle w:val="Hyperlink"/>
                <w:noProof/>
              </w:rPr>
              <w:t>Chapter 1: Introduction</w:t>
            </w:r>
            <w:r w:rsidR="00CC3790">
              <w:rPr>
                <w:noProof/>
                <w:webHidden/>
              </w:rPr>
              <w:tab/>
            </w:r>
            <w:r w:rsidR="00CC3790">
              <w:rPr>
                <w:noProof/>
                <w:webHidden/>
              </w:rPr>
              <w:fldChar w:fldCharType="begin"/>
            </w:r>
            <w:r w:rsidR="00CC3790">
              <w:rPr>
                <w:noProof/>
                <w:webHidden/>
              </w:rPr>
              <w:instrText xml:space="preserve"> PAGEREF _Toc109920825 \h </w:instrText>
            </w:r>
            <w:r w:rsidR="00CC3790">
              <w:rPr>
                <w:noProof/>
                <w:webHidden/>
              </w:rPr>
            </w:r>
            <w:r w:rsidR="00CC3790">
              <w:rPr>
                <w:noProof/>
                <w:webHidden/>
              </w:rPr>
              <w:fldChar w:fldCharType="separate"/>
            </w:r>
            <w:r w:rsidR="00CC3790">
              <w:rPr>
                <w:noProof/>
                <w:webHidden/>
              </w:rPr>
              <w:t>1</w:t>
            </w:r>
            <w:r w:rsidR="00CC3790">
              <w:rPr>
                <w:noProof/>
                <w:webHidden/>
              </w:rPr>
              <w:fldChar w:fldCharType="end"/>
            </w:r>
          </w:hyperlink>
        </w:p>
        <w:p w14:paraId="039E69CE" w14:textId="68371A26" w:rsidR="00CC3790" w:rsidRDefault="00000000">
          <w:pPr>
            <w:pStyle w:val="TOC2"/>
            <w:rPr>
              <w:rFonts w:asciiTheme="minorHAnsi" w:eastAsiaTheme="minorEastAsia" w:hAnsiTheme="minorHAnsi" w:cstheme="minorBidi"/>
              <w:noProof/>
              <w:sz w:val="22"/>
              <w:szCs w:val="22"/>
            </w:rPr>
          </w:pPr>
          <w:hyperlink w:anchor="_Toc109920826"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_Toc109920826 \h </w:instrText>
            </w:r>
            <w:r w:rsidR="00CC3790">
              <w:rPr>
                <w:noProof/>
                <w:webHidden/>
              </w:rPr>
            </w:r>
            <w:r w:rsidR="00CC3790">
              <w:rPr>
                <w:noProof/>
                <w:webHidden/>
              </w:rPr>
              <w:fldChar w:fldCharType="separate"/>
            </w:r>
            <w:r w:rsidR="00CC3790">
              <w:rPr>
                <w:noProof/>
                <w:webHidden/>
              </w:rPr>
              <w:t>2</w:t>
            </w:r>
            <w:r w:rsidR="00CC3790">
              <w:rPr>
                <w:noProof/>
                <w:webHidden/>
              </w:rPr>
              <w:fldChar w:fldCharType="end"/>
            </w:r>
          </w:hyperlink>
        </w:p>
        <w:p w14:paraId="6F4DC0AD" w14:textId="092BC00C" w:rsidR="00CC3790" w:rsidRDefault="00000000">
          <w:pPr>
            <w:pStyle w:val="TOC2"/>
            <w:rPr>
              <w:rFonts w:asciiTheme="minorHAnsi" w:eastAsiaTheme="minorEastAsia" w:hAnsiTheme="minorHAnsi" w:cstheme="minorBidi"/>
              <w:noProof/>
              <w:sz w:val="22"/>
              <w:szCs w:val="22"/>
            </w:rPr>
          </w:pPr>
          <w:hyperlink w:anchor="_Toc109920827"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_Toc109920827 \h </w:instrText>
            </w:r>
            <w:r w:rsidR="00CC3790">
              <w:rPr>
                <w:noProof/>
                <w:webHidden/>
              </w:rPr>
            </w:r>
            <w:r w:rsidR="00CC3790">
              <w:rPr>
                <w:noProof/>
                <w:webHidden/>
              </w:rPr>
              <w:fldChar w:fldCharType="separate"/>
            </w:r>
            <w:r w:rsidR="00CC3790">
              <w:rPr>
                <w:noProof/>
                <w:webHidden/>
              </w:rPr>
              <w:t>3</w:t>
            </w:r>
            <w:r w:rsidR="00CC3790">
              <w:rPr>
                <w:noProof/>
                <w:webHidden/>
              </w:rPr>
              <w:fldChar w:fldCharType="end"/>
            </w:r>
          </w:hyperlink>
        </w:p>
        <w:p w14:paraId="14E59992" w14:textId="5E532955" w:rsidR="00CC3790" w:rsidRDefault="00000000">
          <w:pPr>
            <w:pStyle w:val="TOC2"/>
            <w:rPr>
              <w:rFonts w:asciiTheme="minorHAnsi" w:eastAsiaTheme="minorEastAsia" w:hAnsiTheme="minorHAnsi" w:cstheme="minorBidi"/>
              <w:noProof/>
              <w:sz w:val="22"/>
              <w:szCs w:val="22"/>
            </w:rPr>
          </w:pPr>
          <w:hyperlink w:anchor="_Toc109920828" w:history="1">
            <w:r w:rsidR="00CC3790" w:rsidRPr="001141AF">
              <w:rPr>
                <w:rStyle w:val="Hyperlink"/>
                <w:noProof/>
              </w:rPr>
              <w:t>Introduction to Theoretical Framework</w:t>
            </w:r>
            <w:r w:rsidR="00CC3790">
              <w:rPr>
                <w:noProof/>
                <w:webHidden/>
              </w:rPr>
              <w:tab/>
            </w:r>
            <w:r w:rsidR="00CC3790">
              <w:rPr>
                <w:noProof/>
                <w:webHidden/>
              </w:rPr>
              <w:fldChar w:fldCharType="begin"/>
            </w:r>
            <w:r w:rsidR="00CC3790">
              <w:rPr>
                <w:noProof/>
                <w:webHidden/>
              </w:rPr>
              <w:instrText xml:space="preserve"> PAGEREF _Toc109920828 \h </w:instrText>
            </w:r>
            <w:r w:rsidR="00CC3790">
              <w:rPr>
                <w:noProof/>
                <w:webHidden/>
              </w:rPr>
            </w:r>
            <w:r w:rsidR="00CC3790">
              <w:rPr>
                <w:noProof/>
                <w:webHidden/>
              </w:rPr>
              <w:fldChar w:fldCharType="separate"/>
            </w:r>
            <w:r w:rsidR="00CC3790">
              <w:rPr>
                <w:noProof/>
                <w:webHidden/>
              </w:rPr>
              <w:t>4</w:t>
            </w:r>
            <w:r w:rsidR="00CC3790">
              <w:rPr>
                <w:noProof/>
                <w:webHidden/>
              </w:rPr>
              <w:fldChar w:fldCharType="end"/>
            </w:r>
          </w:hyperlink>
        </w:p>
        <w:p w14:paraId="47413F18" w14:textId="0881BE9C" w:rsidR="00CC3790" w:rsidRDefault="00000000">
          <w:pPr>
            <w:pStyle w:val="TOC2"/>
            <w:rPr>
              <w:rFonts w:asciiTheme="minorHAnsi" w:eastAsiaTheme="minorEastAsia" w:hAnsiTheme="minorHAnsi" w:cstheme="minorBidi"/>
              <w:noProof/>
              <w:sz w:val="22"/>
              <w:szCs w:val="22"/>
            </w:rPr>
          </w:pPr>
          <w:hyperlink w:anchor="_Toc109920829" w:history="1">
            <w:r w:rsidR="00CC3790" w:rsidRPr="001141AF">
              <w:rPr>
                <w:rStyle w:val="Hyperlink"/>
                <w:noProof/>
              </w:rPr>
              <w:t>Research Questions</w:t>
            </w:r>
            <w:r w:rsidR="00CC3790">
              <w:rPr>
                <w:noProof/>
                <w:webHidden/>
              </w:rPr>
              <w:tab/>
            </w:r>
            <w:r w:rsidR="00CC3790">
              <w:rPr>
                <w:noProof/>
                <w:webHidden/>
              </w:rPr>
              <w:fldChar w:fldCharType="begin"/>
            </w:r>
            <w:r w:rsidR="00CC3790">
              <w:rPr>
                <w:noProof/>
                <w:webHidden/>
              </w:rPr>
              <w:instrText xml:space="preserve"> PAGEREF _Toc109920829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2D1E5961" w14:textId="47D9430A" w:rsidR="00CC3790" w:rsidRDefault="00000000">
          <w:pPr>
            <w:pStyle w:val="TOC3"/>
            <w:tabs>
              <w:tab w:val="right" w:leader="dot" w:pos="9350"/>
            </w:tabs>
            <w:rPr>
              <w:rFonts w:asciiTheme="minorHAnsi" w:eastAsiaTheme="minorEastAsia" w:hAnsiTheme="minorHAnsi"/>
              <w:noProof/>
              <w:sz w:val="22"/>
            </w:rPr>
          </w:pPr>
          <w:hyperlink w:anchor="_Toc109920830" w:history="1">
            <w:r w:rsidR="00CC3790" w:rsidRPr="001141AF">
              <w:rPr>
                <w:rStyle w:val="Hyperlink"/>
                <w:noProof/>
              </w:rPr>
              <w:t>RQ1</w:t>
            </w:r>
            <w:r w:rsidR="00CC3790">
              <w:rPr>
                <w:noProof/>
                <w:webHidden/>
              </w:rPr>
              <w:tab/>
            </w:r>
            <w:r w:rsidR="00CC3790">
              <w:rPr>
                <w:noProof/>
                <w:webHidden/>
              </w:rPr>
              <w:fldChar w:fldCharType="begin"/>
            </w:r>
            <w:r w:rsidR="00CC3790">
              <w:rPr>
                <w:noProof/>
                <w:webHidden/>
              </w:rPr>
              <w:instrText xml:space="preserve"> PAGEREF _Toc109920830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0057BA08" w14:textId="0E6CFDAF" w:rsidR="00CC3790" w:rsidRDefault="00000000">
          <w:pPr>
            <w:pStyle w:val="TOC3"/>
            <w:tabs>
              <w:tab w:val="right" w:leader="dot" w:pos="9350"/>
            </w:tabs>
            <w:rPr>
              <w:rFonts w:asciiTheme="minorHAnsi" w:eastAsiaTheme="minorEastAsia" w:hAnsiTheme="minorHAnsi"/>
              <w:noProof/>
              <w:sz w:val="22"/>
            </w:rPr>
          </w:pPr>
          <w:hyperlink w:anchor="_Toc109920831" w:history="1">
            <w:r w:rsidR="00CC3790" w:rsidRPr="001141AF">
              <w:rPr>
                <w:rStyle w:val="Hyperlink"/>
                <w:noProof/>
              </w:rPr>
              <w:t>RQ2</w:t>
            </w:r>
            <w:r w:rsidR="00CC3790">
              <w:rPr>
                <w:noProof/>
                <w:webHidden/>
              </w:rPr>
              <w:tab/>
            </w:r>
            <w:r w:rsidR="00CC3790">
              <w:rPr>
                <w:noProof/>
                <w:webHidden/>
              </w:rPr>
              <w:fldChar w:fldCharType="begin"/>
            </w:r>
            <w:r w:rsidR="00CC3790">
              <w:rPr>
                <w:noProof/>
                <w:webHidden/>
              </w:rPr>
              <w:instrText xml:space="preserve"> PAGEREF _Toc109920831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0886593" w14:textId="58B28F1C" w:rsidR="00CC3790" w:rsidRDefault="00000000">
          <w:pPr>
            <w:pStyle w:val="TOC2"/>
            <w:rPr>
              <w:rFonts w:asciiTheme="minorHAnsi" w:eastAsiaTheme="minorEastAsia" w:hAnsiTheme="minorHAnsi" w:cstheme="minorBidi"/>
              <w:noProof/>
              <w:sz w:val="22"/>
              <w:szCs w:val="22"/>
            </w:rPr>
          </w:pPr>
          <w:hyperlink w:anchor="_Toc109920832" w:history="1">
            <w:r w:rsidR="00CC3790" w:rsidRPr="001141AF">
              <w:rPr>
                <w:rStyle w:val="Hyperlink"/>
                <w:noProof/>
              </w:rPr>
              <w:t>Significance of the Study</w:t>
            </w:r>
            <w:r w:rsidR="00CC3790">
              <w:rPr>
                <w:noProof/>
                <w:webHidden/>
              </w:rPr>
              <w:tab/>
            </w:r>
            <w:r w:rsidR="00CC3790">
              <w:rPr>
                <w:noProof/>
                <w:webHidden/>
              </w:rPr>
              <w:fldChar w:fldCharType="begin"/>
            </w:r>
            <w:r w:rsidR="00CC3790">
              <w:rPr>
                <w:noProof/>
                <w:webHidden/>
              </w:rPr>
              <w:instrText xml:space="preserve"> PAGEREF _Toc109920832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BAD99BC" w14:textId="1013DB46" w:rsidR="00CC3790" w:rsidRDefault="00000000">
          <w:pPr>
            <w:pStyle w:val="TOC2"/>
            <w:rPr>
              <w:rFonts w:asciiTheme="minorHAnsi" w:eastAsiaTheme="minorEastAsia" w:hAnsiTheme="minorHAnsi" w:cstheme="minorBidi"/>
              <w:noProof/>
              <w:sz w:val="22"/>
              <w:szCs w:val="22"/>
            </w:rPr>
          </w:pPr>
          <w:hyperlink w:anchor="_Toc109920833" w:history="1">
            <w:r w:rsidR="00CC3790" w:rsidRPr="001141AF">
              <w:rPr>
                <w:rStyle w:val="Hyperlink"/>
                <w:noProof/>
              </w:rPr>
              <w:t>Definition of Key Terms</w:t>
            </w:r>
            <w:r w:rsidR="00CC3790">
              <w:rPr>
                <w:noProof/>
                <w:webHidden/>
              </w:rPr>
              <w:tab/>
            </w:r>
            <w:r w:rsidR="00CC3790">
              <w:rPr>
                <w:noProof/>
                <w:webHidden/>
              </w:rPr>
              <w:fldChar w:fldCharType="begin"/>
            </w:r>
            <w:r w:rsidR="00CC3790">
              <w:rPr>
                <w:noProof/>
                <w:webHidden/>
              </w:rPr>
              <w:instrText xml:space="preserve"> PAGEREF _Toc109920833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DEFA7A6" w14:textId="7B8EC4C5" w:rsidR="00CC3790" w:rsidRDefault="00000000">
          <w:pPr>
            <w:pStyle w:val="TOC3"/>
            <w:tabs>
              <w:tab w:val="right" w:leader="dot" w:pos="9350"/>
            </w:tabs>
            <w:rPr>
              <w:rFonts w:asciiTheme="minorHAnsi" w:eastAsiaTheme="minorEastAsia" w:hAnsiTheme="minorHAnsi"/>
              <w:noProof/>
              <w:sz w:val="22"/>
            </w:rPr>
          </w:pPr>
          <w:hyperlink w:anchor="_Toc109920834" w:history="1">
            <w:r w:rsidR="00CC3790" w:rsidRPr="001141AF">
              <w:rPr>
                <w:rStyle w:val="Hyperlink"/>
                <w:noProof/>
              </w:rPr>
              <w:t>Artificial Intelligence/Machine Learning (AI/ML)</w:t>
            </w:r>
            <w:r w:rsidR="00CC3790">
              <w:rPr>
                <w:noProof/>
                <w:webHidden/>
              </w:rPr>
              <w:tab/>
            </w:r>
            <w:r w:rsidR="00CC3790">
              <w:rPr>
                <w:noProof/>
                <w:webHidden/>
              </w:rPr>
              <w:fldChar w:fldCharType="begin"/>
            </w:r>
            <w:r w:rsidR="00CC3790">
              <w:rPr>
                <w:noProof/>
                <w:webHidden/>
              </w:rPr>
              <w:instrText xml:space="preserve"> PAGEREF _Toc109920834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4DFF69CA" w14:textId="310CCBCB" w:rsidR="00CC3790" w:rsidRDefault="00000000">
          <w:pPr>
            <w:pStyle w:val="TOC3"/>
            <w:tabs>
              <w:tab w:val="right" w:leader="dot" w:pos="9350"/>
            </w:tabs>
            <w:rPr>
              <w:rFonts w:asciiTheme="minorHAnsi" w:eastAsiaTheme="minorEastAsia" w:hAnsiTheme="minorHAnsi"/>
              <w:noProof/>
              <w:sz w:val="22"/>
            </w:rPr>
          </w:pPr>
          <w:hyperlink w:anchor="_Toc109920835" w:history="1">
            <w:r w:rsidR="00CC3790" w:rsidRPr="001141AF">
              <w:rPr>
                <w:rStyle w:val="Hyperlink"/>
                <w:noProof/>
              </w:rPr>
              <w:t>Computer Vision (CV)</w:t>
            </w:r>
            <w:r w:rsidR="00CC3790">
              <w:rPr>
                <w:noProof/>
                <w:webHidden/>
              </w:rPr>
              <w:tab/>
            </w:r>
            <w:r w:rsidR="00CC3790">
              <w:rPr>
                <w:noProof/>
                <w:webHidden/>
              </w:rPr>
              <w:fldChar w:fldCharType="begin"/>
            </w:r>
            <w:r w:rsidR="00CC3790">
              <w:rPr>
                <w:noProof/>
                <w:webHidden/>
              </w:rPr>
              <w:instrText xml:space="preserve"> PAGEREF _Toc109920835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A8A4618" w14:textId="3D588354" w:rsidR="00CC3790" w:rsidRDefault="00000000">
          <w:pPr>
            <w:pStyle w:val="TOC3"/>
            <w:tabs>
              <w:tab w:val="right" w:leader="dot" w:pos="9350"/>
            </w:tabs>
            <w:rPr>
              <w:rFonts w:asciiTheme="minorHAnsi" w:eastAsiaTheme="minorEastAsia" w:hAnsiTheme="minorHAnsi"/>
              <w:noProof/>
              <w:sz w:val="22"/>
            </w:rPr>
          </w:pPr>
          <w:hyperlink w:anchor="_Toc109920836" w:history="1">
            <w:r w:rsidR="00CC3790" w:rsidRPr="001141AF">
              <w:rPr>
                <w:rStyle w:val="Hyperlink"/>
                <w:noProof/>
              </w:rPr>
              <w:t>Convolutional Neural Network (CNN)</w:t>
            </w:r>
            <w:r w:rsidR="00CC3790">
              <w:rPr>
                <w:noProof/>
                <w:webHidden/>
              </w:rPr>
              <w:tab/>
            </w:r>
            <w:r w:rsidR="00CC3790">
              <w:rPr>
                <w:noProof/>
                <w:webHidden/>
              </w:rPr>
              <w:fldChar w:fldCharType="begin"/>
            </w:r>
            <w:r w:rsidR="00CC3790">
              <w:rPr>
                <w:noProof/>
                <w:webHidden/>
              </w:rPr>
              <w:instrText xml:space="preserve"> PAGEREF _Toc109920836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5AFED26" w14:textId="345E7875" w:rsidR="00CC3790" w:rsidRDefault="00000000">
          <w:pPr>
            <w:pStyle w:val="TOC3"/>
            <w:tabs>
              <w:tab w:val="right" w:leader="dot" w:pos="9350"/>
            </w:tabs>
            <w:rPr>
              <w:rFonts w:asciiTheme="minorHAnsi" w:eastAsiaTheme="minorEastAsia" w:hAnsiTheme="minorHAnsi"/>
              <w:noProof/>
              <w:sz w:val="22"/>
            </w:rPr>
          </w:pPr>
          <w:hyperlink w:anchor="_Toc109920837" w:history="1">
            <w:r w:rsidR="00CC3790" w:rsidRPr="001141AF">
              <w:rPr>
                <w:rStyle w:val="Hyperlink"/>
                <w:noProof/>
              </w:rPr>
              <w:t>Cyber-Physical Systems (CPS)</w:t>
            </w:r>
            <w:r w:rsidR="00CC3790">
              <w:rPr>
                <w:noProof/>
                <w:webHidden/>
              </w:rPr>
              <w:tab/>
            </w:r>
            <w:r w:rsidR="00CC3790">
              <w:rPr>
                <w:noProof/>
                <w:webHidden/>
              </w:rPr>
              <w:fldChar w:fldCharType="begin"/>
            </w:r>
            <w:r w:rsidR="00CC3790">
              <w:rPr>
                <w:noProof/>
                <w:webHidden/>
              </w:rPr>
              <w:instrText xml:space="preserve"> PAGEREF _Toc109920837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92989E5" w14:textId="06835CDA" w:rsidR="00CC3790" w:rsidRDefault="00000000">
          <w:pPr>
            <w:pStyle w:val="TOC3"/>
            <w:tabs>
              <w:tab w:val="right" w:leader="dot" w:pos="9350"/>
            </w:tabs>
            <w:rPr>
              <w:rFonts w:asciiTheme="minorHAnsi" w:eastAsiaTheme="minorEastAsia" w:hAnsiTheme="minorHAnsi"/>
              <w:noProof/>
              <w:sz w:val="22"/>
            </w:rPr>
          </w:pPr>
          <w:hyperlink w:anchor="_Toc109920838" w:history="1">
            <w:r w:rsidR="00CC3790" w:rsidRPr="001141AF">
              <w:rPr>
                <w:rStyle w:val="Hyperlink"/>
                <w:noProof/>
              </w:rPr>
              <w:t>Human activity recognition (HAR)</w:t>
            </w:r>
            <w:r w:rsidR="00CC3790">
              <w:rPr>
                <w:noProof/>
                <w:webHidden/>
              </w:rPr>
              <w:tab/>
            </w:r>
            <w:r w:rsidR="00CC3790">
              <w:rPr>
                <w:noProof/>
                <w:webHidden/>
              </w:rPr>
              <w:fldChar w:fldCharType="begin"/>
            </w:r>
            <w:r w:rsidR="00CC3790">
              <w:rPr>
                <w:noProof/>
                <w:webHidden/>
              </w:rPr>
              <w:instrText xml:space="preserve"> PAGEREF _Toc109920838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599BEDC8" w14:textId="41ACFE44" w:rsidR="00CC3790" w:rsidRDefault="00000000">
          <w:pPr>
            <w:pStyle w:val="TOC3"/>
            <w:tabs>
              <w:tab w:val="right" w:leader="dot" w:pos="9350"/>
            </w:tabs>
            <w:rPr>
              <w:rFonts w:asciiTheme="minorHAnsi" w:eastAsiaTheme="minorEastAsia" w:hAnsiTheme="minorHAnsi"/>
              <w:noProof/>
              <w:sz w:val="22"/>
            </w:rPr>
          </w:pPr>
          <w:hyperlink w:anchor="_Toc109920839" w:history="1">
            <w:r w:rsidR="00CC3790" w:rsidRPr="001141AF">
              <w:rPr>
                <w:rStyle w:val="Hyperlink"/>
                <w:noProof/>
              </w:rPr>
              <w:t>Internet of Things (IoT) device</w:t>
            </w:r>
            <w:r w:rsidR="00CC3790">
              <w:rPr>
                <w:noProof/>
                <w:webHidden/>
              </w:rPr>
              <w:tab/>
            </w:r>
            <w:r w:rsidR="00CC3790">
              <w:rPr>
                <w:noProof/>
                <w:webHidden/>
              </w:rPr>
              <w:fldChar w:fldCharType="begin"/>
            </w:r>
            <w:r w:rsidR="00CC3790">
              <w:rPr>
                <w:noProof/>
                <w:webHidden/>
              </w:rPr>
              <w:instrText xml:space="preserve"> PAGEREF _Toc109920839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DFDF875" w14:textId="63E8A398" w:rsidR="00CC3790" w:rsidRDefault="00000000">
          <w:pPr>
            <w:pStyle w:val="TOC3"/>
            <w:tabs>
              <w:tab w:val="right" w:leader="dot" w:pos="9350"/>
            </w:tabs>
            <w:rPr>
              <w:rFonts w:asciiTheme="minorHAnsi" w:eastAsiaTheme="minorEastAsia" w:hAnsiTheme="minorHAnsi"/>
              <w:noProof/>
              <w:sz w:val="22"/>
            </w:rPr>
          </w:pPr>
          <w:hyperlink w:anchor="_Toc109920840" w:history="1">
            <w:r w:rsidR="00CC3790" w:rsidRPr="001141AF">
              <w:rPr>
                <w:rStyle w:val="Hyperlink"/>
                <w:noProof/>
              </w:rPr>
              <w:t>Motion capture (MoCap)</w:t>
            </w:r>
            <w:r w:rsidR="00CC3790">
              <w:rPr>
                <w:noProof/>
                <w:webHidden/>
              </w:rPr>
              <w:tab/>
            </w:r>
            <w:r w:rsidR="00CC3790">
              <w:rPr>
                <w:noProof/>
                <w:webHidden/>
              </w:rPr>
              <w:fldChar w:fldCharType="begin"/>
            </w:r>
            <w:r w:rsidR="00CC3790">
              <w:rPr>
                <w:noProof/>
                <w:webHidden/>
              </w:rPr>
              <w:instrText xml:space="preserve"> PAGEREF _Toc109920840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23318270" w14:textId="430BB0A0" w:rsidR="00CC3790" w:rsidRDefault="00000000">
          <w:pPr>
            <w:pStyle w:val="TOC3"/>
            <w:tabs>
              <w:tab w:val="right" w:leader="dot" w:pos="9350"/>
            </w:tabs>
            <w:rPr>
              <w:rFonts w:asciiTheme="minorHAnsi" w:eastAsiaTheme="minorEastAsia" w:hAnsiTheme="minorHAnsi"/>
              <w:noProof/>
              <w:sz w:val="22"/>
            </w:rPr>
          </w:pPr>
          <w:hyperlink w:anchor="_Toc109920841" w:history="1">
            <w:r w:rsidR="00CC3790" w:rsidRPr="001141AF">
              <w:rPr>
                <w:rStyle w:val="Hyperlink"/>
                <w:noProof/>
              </w:rPr>
              <w:t>Recurrent Neural Network (RNN)</w:t>
            </w:r>
            <w:r w:rsidR="00CC3790">
              <w:rPr>
                <w:noProof/>
                <w:webHidden/>
              </w:rPr>
              <w:tab/>
            </w:r>
            <w:r w:rsidR="00CC3790">
              <w:rPr>
                <w:noProof/>
                <w:webHidden/>
              </w:rPr>
              <w:fldChar w:fldCharType="begin"/>
            </w:r>
            <w:r w:rsidR="00CC3790">
              <w:rPr>
                <w:noProof/>
                <w:webHidden/>
              </w:rPr>
              <w:instrText xml:space="preserve"> PAGEREF _Toc109920841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3D65C5AD" w14:textId="57C9CCC1" w:rsidR="00CC3790" w:rsidRDefault="00000000">
          <w:pPr>
            <w:pStyle w:val="TOC2"/>
            <w:rPr>
              <w:rFonts w:asciiTheme="minorHAnsi" w:eastAsiaTheme="minorEastAsia" w:hAnsiTheme="minorHAnsi" w:cstheme="minorBidi"/>
              <w:noProof/>
              <w:sz w:val="22"/>
              <w:szCs w:val="22"/>
            </w:rPr>
          </w:pPr>
          <w:hyperlink w:anchor="_Toc109920842"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_Toc109920842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45D402A" w14:textId="42A051D0" w:rsidR="00CC3790" w:rsidRDefault="00000000" w:rsidP="00CC3790">
          <w:pPr>
            <w:pStyle w:val="TOC1"/>
            <w:rPr>
              <w:rFonts w:asciiTheme="minorHAnsi" w:eastAsiaTheme="minorEastAsia" w:hAnsiTheme="minorHAnsi" w:cstheme="minorBidi"/>
              <w:noProof/>
              <w:sz w:val="22"/>
            </w:rPr>
          </w:pPr>
          <w:hyperlink w:anchor="_Toc109920843" w:history="1">
            <w:r w:rsidR="00CC3790" w:rsidRPr="001141AF">
              <w:rPr>
                <w:rStyle w:val="Hyperlink"/>
                <w:noProof/>
              </w:rPr>
              <w:t>Chapter 2: Literature Review</w:t>
            </w:r>
            <w:r w:rsidR="00CC3790">
              <w:rPr>
                <w:noProof/>
                <w:webHidden/>
              </w:rPr>
              <w:tab/>
            </w:r>
            <w:r w:rsidR="00CC3790">
              <w:rPr>
                <w:noProof/>
                <w:webHidden/>
              </w:rPr>
              <w:fldChar w:fldCharType="begin"/>
            </w:r>
            <w:r w:rsidR="00CC3790">
              <w:rPr>
                <w:noProof/>
                <w:webHidden/>
              </w:rPr>
              <w:instrText xml:space="preserve"> PAGEREF _Toc109920843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08733539" w14:textId="53EFDC02" w:rsidR="00CC3790" w:rsidRDefault="00000000">
          <w:pPr>
            <w:pStyle w:val="TOC2"/>
            <w:rPr>
              <w:rFonts w:asciiTheme="minorHAnsi" w:eastAsiaTheme="minorEastAsia" w:hAnsiTheme="minorHAnsi" w:cstheme="minorBidi"/>
              <w:noProof/>
              <w:sz w:val="22"/>
              <w:szCs w:val="22"/>
            </w:rPr>
          </w:pPr>
          <w:hyperlink w:anchor="_Toc109920844" w:history="1">
            <w:r w:rsidR="00CC3790" w:rsidRPr="001141AF">
              <w:rPr>
                <w:rStyle w:val="Hyperlink"/>
                <w:noProof/>
              </w:rPr>
              <w:t>Chapter overview</w:t>
            </w:r>
            <w:r w:rsidR="00CC3790">
              <w:rPr>
                <w:noProof/>
                <w:webHidden/>
              </w:rPr>
              <w:tab/>
            </w:r>
            <w:r w:rsidR="00CC3790">
              <w:rPr>
                <w:noProof/>
                <w:webHidden/>
              </w:rPr>
              <w:fldChar w:fldCharType="begin"/>
            </w:r>
            <w:r w:rsidR="00CC3790">
              <w:rPr>
                <w:noProof/>
                <w:webHidden/>
              </w:rPr>
              <w:instrText xml:space="preserve"> PAGEREF _Toc109920844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46CD7465" w14:textId="3BACCB52" w:rsidR="00CC3790" w:rsidRDefault="00000000">
          <w:pPr>
            <w:pStyle w:val="TOC2"/>
            <w:rPr>
              <w:rFonts w:asciiTheme="minorHAnsi" w:eastAsiaTheme="minorEastAsia" w:hAnsiTheme="minorHAnsi" w:cstheme="minorBidi"/>
              <w:noProof/>
              <w:sz w:val="22"/>
              <w:szCs w:val="22"/>
            </w:rPr>
          </w:pPr>
          <w:hyperlink w:anchor="_Toc109920845" w:history="1">
            <w:r w:rsidR="00CC3790" w:rsidRPr="001141AF">
              <w:rPr>
                <w:rStyle w:val="Hyperlink"/>
                <w:noProof/>
              </w:rPr>
              <w:t>Search Method and Resources</w:t>
            </w:r>
            <w:r w:rsidR="00CC3790">
              <w:rPr>
                <w:noProof/>
                <w:webHidden/>
              </w:rPr>
              <w:tab/>
            </w:r>
            <w:r w:rsidR="00CC3790">
              <w:rPr>
                <w:noProof/>
                <w:webHidden/>
              </w:rPr>
              <w:fldChar w:fldCharType="begin"/>
            </w:r>
            <w:r w:rsidR="00CC3790">
              <w:rPr>
                <w:noProof/>
                <w:webHidden/>
              </w:rPr>
              <w:instrText xml:space="preserve"> PAGEREF _Toc109920845 \h </w:instrText>
            </w:r>
            <w:r w:rsidR="00CC3790">
              <w:rPr>
                <w:noProof/>
                <w:webHidden/>
              </w:rPr>
            </w:r>
            <w:r w:rsidR="00CC3790">
              <w:rPr>
                <w:noProof/>
                <w:webHidden/>
              </w:rPr>
              <w:fldChar w:fldCharType="separate"/>
            </w:r>
            <w:r w:rsidR="00CC3790">
              <w:rPr>
                <w:noProof/>
                <w:webHidden/>
              </w:rPr>
              <w:t>12</w:t>
            </w:r>
            <w:r w:rsidR="00CC3790">
              <w:rPr>
                <w:noProof/>
                <w:webHidden/>
              </w:rPr>
              <w:fldChar w:fldCharType="end"/>
            </w:r>
          </w:hyperlink>
        </w:p>
        <w:p w14:paraId="52F7125E" w14:textId="02ABAE29" w:rsidR="00CC3790" w:rsidRDefault="00000000">
          <w:pPr>
            <w:pStyle w:val="TOC2"/>
            <w:rPr>
              <w:rFonts w:asciiTheme="minorHAnsi" w:eastAsiaTheme="minorEastAsia" w:hAnsiTheme="minorHAnsi" w:cstheme="minorBidi"/>
              <w:noProof/>
              <w:sz w:val="22"/>
              <w:szCs w:val="22"/>
            </w:rPr>
          </w:pPr>
          <w:hyperlink w:anchor="_Toc109920846" w:history="1">
            <w:r w:rsidR="00CC3790" w:rsidRPr="001141AF">
              <w:rPr>
                <w:rStyle w:val="Hyperlink"/>
                <w:noProof/>
              </w:rPr>
              <w:t>Conceptual Framework</w:t>
            </w:r>
            <w:r w:rsidR="00CC3790">
              <w:rPr>
                <w:noProof/>
                <w:webHidden/>
              </w:rPr>
              <w:tab/>
            </w:r>
            <w:r w:rsidR="00CC3790">
              <w:rPr>
                <w:noProof/>
                <w:webHidden/>
              </w:rPr>
              <w:fldChar w:fldCharType="begin"/>
            </w:r>
            <w:r w:rsidR="00CC3790">
              <w:rPr>
                <w:noProof/>
                <w:webHidden/>
              </w:rPr>
              <w:instrText xml:space="preserve"> PAGEREF _Toc109920846 \h </w:instrText>
            </w:r>
            <w:r w:rsidR="00CC3790">
              <w:rPr>
                <w:noProof/>
                <w:webHidden/>
              </w:rPr>
            </w:r>
            <w:r w:rsidR="00CC3790">
              <w:rPr>
                <w:noProof/>
                <w:webHidden/>
              </w:rPr>
              <w:fldChar w:fldCharType="separate"/>
            </w:r>
            <w:r w:rsidR="00CC3790">
              <w:rPr>
                <w:noProof/>
                <w:webHidden/>
              </w:rPr>
              <w:t>14</w:t>
            </w:r>
            <w:r w:rsidR="00CC3790">
              <w:rPr>
                <w:noProof/>
                <w:webHidden/>
              </w:rPr>
              <w:fldChar w:fldCharType="end"/>
            </w:r>
          </w:hyperlink>
        </w:p>
        <w:p w14:paraId="6B888B85" w14:textId="029B1613" w:rsidR="00CC3790" w:rsidRDefault="00000000">
          <w:pPr>
            <w:pStyle w:val="TOC3"/>
            <w:tabs>
              <w:tab w:val="right" w:leader="dot" w:pos="9350"/>
            </w:tabs>
            <w:rPr>
              <w:rFonts w:asciiTheme="minorHAnsi" w:eastAsiaTheme="minorEastAsia" w:hAnsiTheme="minorHAnsi"/>
              <w:noProof/>
              <w:sz w:val="22"/>
            </w:rPr>
          </w:pPr>
          <w:hyperlink w:anchor="_Toc109920847" w:history="1">
            <w:r w:rsidR="00CC3790" w:rsidRPr="001141AF">
              <w:rPr>
                <w:rStyle w:val="Hyperlink"/>
                <w:noProof/>
              </w:rPr>
              <w:t>Fundamental Approach</w:t>
            </w:r>
            <w:r w:rsidR="00CC3790">
              <w:rPr>
                <w:noProof/>
                <w:webHidden/>
              </w:rPr>
              <w:tab/>
            </w:r>
            <w:r w:rsidR="00CC3790">
              <w:rPr>
                <w:noProof/>
                <w:webHidden/>
              </w:rPr>
              <w:fldChar w:fldCharType="begin"/>
            </w:r>
            <w:r w:rsidR="00CC3790">
              <w:rPr>
                <w:noProof/>
                <w:webHidden/>
              </w:rPr>
              <w:instrText xml:space="preserve"> PAGEREF _Toc109920847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705D5251" w14:textId="496FA190" w:rsidR="00CC3790" w:rsidRDefault="00000000">
          <w:pPr>
            <w:pStyle w:val="TOC3"/>
            <w:tabs>
              <w:tab w:val="right" w:leader="dot" w:pos="9350"/>
            </w:tabs>
            <w:rPr>
              <w:rFonts w:asciiTheme="minorHAnsi" w:eastAsiaTheme="minorEastAsia" w:hAnsiTheme="minorHAnsi"/>
              <w:noProof/>
              <w:sz w:val="22"/>
            </w:rPr>
          </w:pPr>
          <w:hyperlink w:anchor="_Toc109920848" w:history="1">
            <w:r w:rsidR="00CC3790" w:rsidRPr="001141AF">
              <w:rPr>
                <w:rStyle w:val="Hyperlink"/>
                <w:noProof/>
              </w:rPr>
              <w:t>Central concepts and relationships</w:t>
            </w:r>
            <w:r w:rsidR="00CC3790">
              <w:rPr>
                <w:noProof/>
                <w:webHidden/>
              </w:rPr>
              <w:tab/>
            </w:r>
            <w:r w:rsidR="00CC3790">
              <w:rPr>
                <w:noProof/>
                <w:webHidden/>
              </w:rPr>
              <w:fldChar w:fldCharType="begin"/>
            </w:r>
            <w:r w:rsidR="00CC3790">
              <w:rPr>
                <w:noProof/>
                <w:webHidden/>
              </w:rPr>
              <w:instrText xml:space="preserve"> PAGEREF _Toc109920848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472BE7EF" w14:textId="409A5F40" w:rsidR="00CC3790" w:rsidRDefault="00000000">
          <w:pPr>
            <w:pStyle w:val="TOC3"/>
            <w:tabs>
              <w:tab w:val="right" w:leader="dot" w:pos="9350"/>
            </w:tabs>
            <w:rPr>
              <w:rFonts w:asciiTheme="minorHAnsi" w:eastAsiaTheme="minorEastAsia" w:hAnsiTheme="minorHAnsi"/>
              <w:noProof/>
              <w:sz w:val="22"/>
            </w:rPr>
          </w:pPr>
          <w:hyperlink w:anchor="_Toc109920849" w:history="1">
            <w:r w:rsidR="00CC3790" w:rsidRPr="001141AF">
              <w:rPr>
                <w:rStyle w:val="Hyperlink"/>
                <w:noProof/>
              </w:rPr>
              <w:t>Implementations and alternative framework</w:t>
            </w:r>
            <w:r w:rsidR="00CC3790">
              <w:rPr>
                <w:noProof/>
                <w:webHidden/>
              </w:rPr>
              <w:tab/>
            </w:r>
            <w:r w:rsidR="00CC3790">
              <w:rPr>
                <w:noProof/>
                <w:webHidden/>
              </w:rPr>
              <w:fldChar w:fldCharType="begin"/>
            </w:r>
            <w:r w:rsidR="00CC3790">
              <w:rPr>
                <w:noProof/>
                <w:webHidden/>
              </w:rPr>
              <w:instrText xml:space="preserve"> PAGEREF _Toc109920849 \h </w:instrText>
            </w:r>
            <w:r w:rsidR="00CC3790">
              <w:rPr>
                <w:noProof/>
                <w:webHidden/>
              </w:rPr>
            </w:r>
            <w:r w:rsidR="00CC3790">
              <w:rPr>
                <w:noProof/>
                <w:webHidden/>
              </w:rPr>
              <w:fldChar w:fldCharType="separate"/>
            </w:r>
            <w:r w:rsidR="00CC3790">
              <w:rPr>
                <w:noProof/>
                <w:webHidden/>
              </w:rPr>
              <w:t>17</w:t>
            </w:r>
            <w:r w:rsidR="00CC3790">
              <w:rPr>
                <w:noProof/>
                <w:webHidden/>
              </w:rPr>
              <w:fldChar w:fldCharType="end"/>
            </w:r>
          </w:hyperlink>
        </w:p>
        <w:p w14:paraId="7A6D9510" w14:textId="3E4989C4" w:rsidR="00CC3790" w:rsidRDefault="00000000">
          <w:pPr>
            <w:pStyle w:val="TOC2"/>
            <w:rPr>
              <w:rFonts w:asciiTheme="minorHAnsi" w:eastAsiaTheme="minorEastAsia" w:hAnsiTheme="minorHAnsi" w:cstheme="minorBidi"/>
              <w:noProof/>
              <w:sz w:val="22"/>
              <w:szCs w:val="22"/>
            </w:rPr>
          </w:pPr>
          <w:hyperlink w:anchor="_Toc109920850" w:history="1">
            <w:r w:rsidR="00CC3790" w:rsidRPr="001141AF">
              <w:rPr>
                <w:rStyle w:val="Hyperlink"/>
                <w:noProof/>
              </w:rPr>
              <w:t>Challenges and opportunities for care providers</w:t>
            </w:r>
            <w:r w:rsidR="00CC3790">
              <w:rPr>
                <w:noProof/>
                <w:webHidden/>
              </w:rPr>
              <w:tab/>
            </w:r>
            <w:r w:rsidR="00CC3790">
              <w:rPr>
                <w:noProof/>
                <w:webHidden/>
              </w:rPr>
              <w:fldChar w:fldCharType="begin"/>
            </w:r>
            <w:r w:rsidR="00CC3790">
              <w:rPr>
                <w:noProof/>
                <w:webHidden/>
              </w:rPr>
              <w:instrText xml:space="preserve"> PAGEREF _Toc109920850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58FC6D77" w14:textId="145B0A80" w:rsidR="00CC3790" w:rsidRDefault="00000000">
          <w:pPr>
            <w:pStyle w:val="TOC2"/>
            <w:rPr>
              <w:rFonts w:asciiTheme="minorHAnsi" w:eastAsiaTheme="minorEastAsia" w:hAnsiTheme="minorHAnsi" w:cstheme="minorBidi"/>
              <w:noProof/>
              <w:sz w:val="22"/>
              <w:szCs w:val="22"/>
            </w:rPr>
          </w:pPr>
          <w:hyperlink w:anchor="_Toc109920851" w:history="1">
            <w:r w:rsidR="00CC3790" w:rsidRPr="001141AF">
              <w:rPr>
                <w:rStyle w:val="Hyperlink"/>
                <w:noProof/>
              </w:rPr>
              <w:t>What is the role of data mining</w:t>
            </w:r>
            <w:r w:rsidR="00CC3790">
              <w:rPr>
                <w:noProof/>
                <w:webHidden/>
              </w:rPr>
              <w:tab/>
            </w:r>
            <w:r w:rsidR="00CC3790">
              <w:rPr>
                <w:noProof/>
                <w:webHidden/>
              </w:rPr>
              <w:fldChar w:fldCharType="begin"/>
            </w:r>
            <w:r w:rsidR="00CC3790">
              <w:rPr>
                <w:noProof/>
                <w:webHidden/>
              </w:rPr>
              <w:instrText xml:space="preserve"> PAGEREF _Toc109920851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6700425F" w14:textId="0851A44C" w:rsidR="00CC3790" w:rsidRDefault="00000000">
          <w:pPr>
            <w:pStyle w:val="TOC3"/>
            <w:tabs>
              <w:tab w:val="right" w:leader="dot" w:pos="9350"/>
            </w:tabs>
            <w:rPr>
              <w:rFonts w:asciiTheme="minorHAnsi" w:eastAsiaTheme="minorEastAsia" w:hAnsiTheme="minorHAnsi"/>
              <w:noProof/>
              <w:sz w:val="22"/>
            </w:rPr>
          </w:pPr>
          <w:hyperlink w:anchor="_Toc109920852" w:history="1">
            <w:r w:rsidR="00CC3790" w:rsidRPr="001141AF">
              <w:rPr>
                <w:rStyle w:val="Hyperlink"/>
                <w:noProof/>
              </w:rPr>
              <w:t>Organizational examples of data mining</w:t>
            </w:r>
            <w:r w:rsidR="00CC3790">
              <w:rPr>
                <w:noProof/>
                <w:webHidden/>
              </w:rPr>
              <w:tab/>
            </w:r>
            <w:r w:rsidR="00CC3790">
              <w:rPr>
                <w:noProof/>
                <w:webHidden/>
              </w:rPr>
              <w:fldChar w:fldCharType="begin"/>
            </w:r>
            <w:r w:rsidR="00CC3790">
              <w:rPr>
                <w:noProof/>
                <w:webHidden/>
              </w:rPr>
              <w:instrText xml:space="preserve"> PAGEREF _Toc109920852 \h </w:instrText>
            </w:r>
            <w:r w:rsidR="00CC3790">
              <w:rPr>
                <w:noProof/>
                <w:webHidden/>
              </w:rPr>
            </w:r>
            <w:r w:rsidR="00CC3790">
              <w:rPr>
                <w:noProof/>
                <w:webHidden/>
              </w:rPr>
              <w:fldChar w:fldCharType="separate"/>
            </w:r>
            <w:r w:rsidR="00CC3790">
              <w:rPr>
                <w:noProof/>
                <w:webHidden/>
              </w:rPr>
              <w:t>19</w:t>
            </w:r>
            <w:r w:rsidR="00CC3790">
              <w:rPr>
                <w:noProof/>
                <w:webHidden/>
              </w:rPr>
              <w:fldChar w:fldCharType="end"/>
            </w:r>
          </w:hyperlink>
        </w:p>
        <w:p w14:paraId="0FFF360B" w14:textId="101DD9BA" w:rsidR="00CC3790" w:rsidRDefault="00000000">
          <w:pPr>
            <w:pStyle w:val="TOC3"/>
            <w:tabs>
              <w:tab w:val="right" w:leader="dot" w:pos="9350"/>
            </w:tabs>
            <w:rPr>
              <w:rFonts w:asciiTheme="minorHAnsi" w:eastAsiaTheme="minorEastAsia" w:hAnsiTheme="minorHAnsi"/>
              <w:noProof/>
              <w:sz w:val="22"/>
            </w:rPr>
          </w:pPr>
          <w:hyperlink w:anchor="_Toc109920853" w:history="1">
            <w:r w:rsidR="00CC3790" w:rsidRPr="001141AF">
              <w:rPr>
                <w:rStyle w:val="Hyperlink"/>
                <w:noProof/>
              </w:rPr>
              <w:t>Explain challenges experienced using data mining</w:t>
            </w:r>
            <w:r w:rsidR="00CC3790">
              <w:rPr>
                <w:noProof/>
                <w:webHidden/>
              </w:rPr>
              <w:tab/>
            </w:r>
            <w:r w:rsidR="00CC3790">
              <w:rPr>
                <w:noProof/>
                <w:webHidden/>
              </w:rPr>
              <w:fldChar w:fldCharType="begin"/>
            </w:r>
            <w:r w:rsidR="00CC3790">
              <w:rPr>
                <w:noProof/>
                <w:webHidden/>
              </w:rPr>
              <w:instrText xml:space="preserve"> PAGEREF _Toc109920853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4CC8FD51" w14:textId="5247044A" w:rsidR="00CC3790" w:rsidRDefault="00000000">
          <w:pPr>
            <w:pStyle w:val="TOC3"/>
            <w:tabs>
              <w:tab w:val="right" w:leader="dot" w:pos="9350"/>
            </w:tabs>
            <w:rPr>
              <w:rFonts w:asciiTheme="minorHAnsi" w:eastAsiaTheme="minorEastAsia" w:hAnsiTheme="minorHAnsi"/>
              <w:noProof/>
              <w:sz w:val="22"/>
            </w:rPr>
          </w:pPr>
          <w:hyperlink w:anchor="_Toc109920854" w:history="1">
            <w:r w:rsidR="00CC3790" w:rsidRPr="001141AF">
              <w:rPr>
                <w:rStyle w:val="Hyperlink"/>
                <w:noProof/>
              </w:rPr>
              <w:t>Enabling Machine Learning</w:t>
            </w:r>
            <w:r w:rsidR="00CC3790">
              <w:rPr>
                <w:noProof/>
                <w:webHidden/>
              </w:rPr>
              <w:tab/>
            </w:r>
            <w:r w:rsidR="00CC3790">
              <w:rPr>
                <w:noProof/>
                <w:webHidden/>
              </w:rPr>
              <w:fldChar w:fldCharType="begin"/>
            </w:r>
            <w:r w:rsidR="00CC3790">
              <w:rPr>
                <w:noProof/>
                <w:webHidden/>
              </w:rPr>
              <w:instrText xml:space="preserve"> PAGEREF _Toc109920854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55AAE48A" w14:textId="6A23A4B7" w:rsidR="00CC3790" w:rsidRDefault="00000000">
          <w:pPr>
            <w:pStyle w:val="TOC2"/>
            <w:rPr>
              <w:rFonts w:asciiTheme="minorHAnsi" w:eastAsiaTheme="minorEastAsia" w:hAnsiTheme="minorHAnsi" w:cstheme="minorBidi"/>
              <w:noProof/>
              <w:sz w:val="22"/>
              <w:szCs w:val="22"/>
            </w:rPr>
          </w:pPr>
          <w:hyperlink w:anchor="_Toc109920855" w:history="1">
            <w:r w:rsidR="00CC3790" w:rsidRPr="001141AF">
              <w:rPr>
                <w:rStyle w:val="Hyperlink"/>
                <w:noProof/>
              </w:rPr>
              <w:t>What exactly is artificial intelligence</w:t>
            </w:r>
            <w:r w:rsidR="00CC3790">
              <w:rPr>
                <w:noProof/>
                <w:webHidden/>
              </w:rPr>
              <w:tab/>
            </w:r>
            <w:r w:rsidR="00CC3790">
              <w:rPr>
                <w:noProof/>
                <w:webHidden/>
              </w:rPr>
              <w:fldChar w:fldCharType="begin"/>
            </w:r>
            <w:r w:rsidR="00CC3790">
              <w:rPr>
                <w:noProof/>
                <w:webHidden/>
              </w:rPr>
              <w:instrText xml:space="preserve"> PAGEREF _Toc109920855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180E735A" w14:textId="3A220482" w:rsidR="00CC3790" w:rsidRDefault="00000000">
          <w:pPr>
            <w:pStyle w:val="TOC3"/>
            <w:tabs>
              <w:tab w:val="right" w:leader="dot" w:pos="9350"/>
            </w:tabs>
            <w:rPr>
              <w:rFonts w:asciiTheme="minorHAnsi" w:eastAsiaTheme="minorEastAsia" w:hAnsiTheme="minorHAnsi"/>
              <w:noProof/>
              <w:sz w:val="22"/>
            </w:rPr>
          </w:pPr>
          <w:hyperlink w:anchor="_Toc109920856" w:history="1">
            <w:r w:rsidR="00CC3790" w:rsidRPr="001141AF">
              <w:rPr>
                <w:rStyle w:val="Hyperlink"/>
                <w:noProof/>
              </w:rPr>
              <w:t>Description of Technology</w:t>
            </w:r>
            <w:r w:rsidR="00CC3790">
              <w:rPr>
                <w:noProof/>
                <w:webHidden/>
              </w:rPr>
              <w:tab/>
            </w:r>
            <w:r w:rsidR="00CC3790">
              <w:rPr>
                <w:noProof/>
                <w:webHidden/>
              </w:rPr>
              <w:fldChar w:fldCharType="begin"/>
            </w:r>
            <w:r w:rsidR="00CC3790">
              <w:rPr>
                <w:noProof/>
                <w:webHidden/>
              </w:rPr>
              <w:instrText xml:space="preserve"> PAGEREF _Toc109920856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7D6C08C7" w14:textId="12B3691A" w:rsidR="00CC3790" w:rsidRDefault="00000000">
          <w:pPr>
            <w:pStyle w:val="TOC3"/>
            <w:tabs>
              <w:tab w:val="right" w:leader="dot" w:pos="9350"/>
            </w:tabs>
            <w:rPr>
              <w:rFonts w:asciiTheme="minorHAnsi" w:eastAsiaTheme="minorEastAsia" w:hAnsiTheme="minorHAnsi"/>
              <w:noProof/>
              <w:sz w:val="22"/>
            </w:rPr>
          </w:pPr>
          <w:hyperlink w:anchor="_Toc109920857" w:history="1">
            <w:r w:rsidR="00CC3790" w:rsidRPr="001141AF">
              <w:rPr>
                <w:rStyle w:val="Hyperlink"/>
                <w:noProof/>
              </w:rPr>
              <w:t>Purpose and Function</w:t>
            </w:r>
            <w:r w:rsidR="00CC3790">
              <w:rPr>
                <w:noProof/>
                <w:webHidden/>
              </w:rPr>
              <w:tab/>
            </w:r>
            <w:r w:rsidR="00CC3790">
              <w:rPr>
                <w:noProof/>
                <w:webHidden/>
              </w:rPr>
              <w:fldChar w:fldCharType="begin"/>
            </w:r>
            <w:r w:rsidR="00CC3790">
              <w:rPr>
                <w:noProof/>
                <w:webHidden/>
              </w:rPr>
              <w:instrText xml:space="preserve"> PAGEREF _Toc109920857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3499A644" w14:textId="3653C6C5" w:rsidR="00CC3790" w:rsidRDefault="00000000">
          <w:pPr>
            <w:pStyle w:val="TOC3"/>
            <w:tabs>
              <w:tab w:val="right" w:leader="dot" w:pos="9350"/>
            </w:tabs>
            <w:rPr>
              <w:rFonts w:asciiTheme="minorHAnsi" w:eastAsiaTheme="minorEastAsia" w:hAnsiTheme="minorHAnsi"/>
              <w:noProof/>
              <w:sz w:val="22"/>
            </w:rPr>
          </w:pPr>
          <w:hyperlink w:anchor="_Toc109920858" w:history="1">
            <w:r w:rsidR="00CC3790" w:rsidRPr="001141AF">
              <w:rPr>
                <w:rStyle w:val="Hyperlink"/>
                <w:noProof/>
              </w:rPr>
              <w:t>Evolution of the problem</w:t>
            </w:r>
            <w:r w:rsidR="00CC3790">
              <w:rPr>
                <w:noProof/>
                <w:webHidden/>
              </w:rPr>
              <w:tab/>
            </w:r>
            <w:r w:rsidR="00CC3790">
              <w:rPr>
                <w:noProof/>
                <w:webHidden/>
              </w:rPr>
              <w:fldChar w:fldCharType="begin"/>
            </w:r>
            <w:r w:rsidR="00CC3790">
              <w:rPr>
                <w:noProof/>
                <w:webHidden/>
              </w:rPr>
              <w:instrText xml:space="preserve"> PAGEREF _Toc109920858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058C4ECE" w14:textId="435B5C29" w:rsidR="00CC3790" w:rsidRDefault="00000000">
          <w:pPr>
            <w:pStyle w:val="TOC3"/>
            <w:tabs>
              <w:tab w:val="right" w:leader="dot" w:pos="9350"/>
            </w:tabs>
            <w:rPr>
              <w:rFonts w:asciiTheme="minorHAnsi" w:eastAsiaTheme="minorEastAsia" w:hAnsiTheme="minorHAnsi"/>
              <w:noProof/>
              <w:sz w:val="22"/>
            </w:rPr>
          </w:pPr>
          <w:hyperlink w:anchor="_Toc109920859" w:history="1">
            <w:r w:rsidR="00CC3790" w:rsidRPr="001141AF">
              <w:rPr>
                <w:rStyle w:val="Hyperlink"/>
                <w:noProof/>
              </w:rPr>
              <w:t>Nature’s solution</w:t>
            </w:r>
            <w:r w:rsidR="00CC3790">
              <w:rPr>
                <w:noProof/>
                <w:webHidden/>
              </w:rPr>
              <w:tab/>
            </w:r>
            <w:r w:rsidR="00CC3790">
              <w:rPr>
                <w:noProof/>
                <w:webHidden/>
              </w:rPr>
              <w:fldChar w:fldCharType="begin"/>
            </w:r>
            <w:r w:rsidR="00CC3790">
              <w:rPr>
                <w:noProof/>
                <w:webHidden/>
              </w:rPr>
              <w:instrText xml:space="preserve"> PAGEREF _Toc109920859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72B7EEFA" w14:textId="7F116334" w:rsidR="00CC3790" w:rsidRDefault="00000000">
          <w:pPr>
            <w:pStyle w:val="TOC2"/>
            <w:rPr>
              <w:rFonts w:asciiTheme="minorHAnsi" w:eastAsiaTheme="minorEastAsia" w:hAnsiTheme="minorHAnsi" w:cstheme="minorBidi"/>
              <w:noProof/>
              <w:sz w:val="22"/>
              <w:szCs w:val="22"/>
            </w:rPr>
          </w:pPr>
          <w:hyperlink w:anchor="_Toc109920860" w:history="1">
            <w:r w:rsidR="00CC3790" w:rsidRPr="001141AF">
              <w:rPr>
                <w:rStyle w:val="Hyperlink"/>
                <w:noProof/>
              </w:rPr>
              <w:t>How does computer vision work</w:t>
            </w:r>
            <w:r w:rsidR="00CC3790">
              <w:rPr>
                <w:noProof/>
                <w:webHidden/>
              </w:rPr>
              <w:tab/>
            </w:r>
            <w:r w:rsidR="00CC3790">
              <w:rPr>
                <w:noProof/>
                <w:webHidden/>
              </w:rPr>
              <w:fldChar w:fldCharType="begin"/>
            </w:r>
            <w:r w:rsidR="00CC3790">
              <w:rPr>
                <w:noProof/>
                <w:webHidden/>
              </w:rPr>
              <w:instrText xml:space="preserve"> PAGEREF _Toc109920860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1557EB3A" w14:textId="10066012" w:rsidR="00CC3790" w:rsidRDefault="00000000">
          <w:pPr>
            <w:pStyle w:val="TOC3"/>
            <w:tabs>
              <w:tab w:val="right" w:leader="dot" w:pos="9350"/>
            </w:tabs>
            <w:rPr>
              <w:rFonts w:asciiTheme="minorHAnsi" w:eastAsiaTheme="minorEastAsia" w:hAnsiTheme="minorHAnsi"/>
              <w:noProof/>
              <w:sz w:val="22"/>
            </w:rPr>
          </w:pPr>
          <w:hyperlink w:anchor="_Toc109920861" w:history="1">
            <w:r w:rsidR="00CC3790" w:rsidRPr="001141AF">
              <w:rPr>
                <w:rStyle w:val="Hyperlink"/>
                <w:noProof/>
              </w:rPr>
              <w:t>Neural dynamics</w:t>
            </w:r>
            <w:r w:rsidR="00CC3790">
              <w:rPr>
                <w:noProof/>
                <w:webHidden/>
              </w:rPr>
              <w:tab/>
            </w:r>
            <w:r w:rsidR="00CC3790">
              <w:rPr>
                <w:noProof/>
                <w:webHidden/>
              </w:rPr>
              <w:fldChar w:fldCharType="begin"/>
            </w:r>
            <w:r w:rsidR="00CC3790">
              <w:rPr>
                <w:noProof/>
                <w:webHidden/>
              </w:rPr>
              <w:instrText xml:space="preserve"> PAGEREF _Toc109920861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68E7D407" w14:textId="1B14B73B" w:rsidR="00CC3790" w:rsidRDefault="00000000">
          <w:pPr>
            <w:pStyle w:val="TOC3"/>
            <w:tabs>
              <w:tab w:val="right" w:leader="dot" w:pos="9350"/>
            </w:tabs>
            <w:rPr>
              <w:rFonts w:asciiTheme="minorHAnsi" w:eastAsiaTheme="minorEastAsia" w:hAnsiTheme="minorHAnsi"/>
              <w:noProof/>
              <w:sz w:val="22"/>
            </w:rPr>
          </w:pPr>
          <w:hyperlink w:anchor="_Toc109920862" w:history="1">
            <w:r w:rsidR="00CC3790" w:rsidRPr="001141AF">
              <w:rPr>
                <w:rStyle w:val="Hyperlink"/>
                <w:noProof/>
              </w:rPr>
              <w:t>Embodiment</w:t>
            </w:r>
            <w:r w:rsidR="00CC3790">
              <w:rPr>
                <w:noProof/>
                <w:webHidden/>
              </w:rPr>
              <w:tab/>
            </w:r>
            <w:r w:rsidR="00CC3790">
              <w:rPr>
                <w:noProof/>
                <w:webHidden/>
              </w:rPr>
              <w:fldChar w:fldCharType="begin"/>
            </w:r>
            <w:r w:rsidR="00CC3790">
              <w:rPr>
                <w:noProof/>
                <w:webHidden/>
              </w:rPr>
              <w:instrText xml:space="preserve"> PAGEREF _Toc109920862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20BE0715" w14:textId="5BF5A894" w:rsidR="00CC3790" w:rsidRDefault="00000000">
          <w:pPr>
            <w:pStyle w:val="TOC3"/>
            <w:tabs>
              <w:tab w:val="right" w:leader="dot" w:pos="9350"/>
            </w:tabs>
            <w:rPr>
              <w:rFonts w:asciiTheme="minorHAnsi" w:eastAsiaTheme="minorEastAsia" w:hAnsiTheme="minorHAnsi"/>
              <w:noProof/>
              <w:sz w:val="22"/>
            </w:rPr>
          </w:pPr>
          <w:hyperlink w:anchor="_Toc109920863" w:history="1">
            <w:r w:rsidR="00CC3790" w:rsidRPr="001141AF">
              <w:rPr>
                <w:rStyle w:val="Hyperlink"/>
                <w:noProof/>
              </w:rPr>
              <w:t>Awareness</w:t>
            </w:r>
            <w:r w:rsidR="00CC3790">
              <w:rPr>
                <w:noProof/>
                <w:webHidden/>
              </w:rPr>
              <w:tab/>
            </w:r>
            <w:r w:rsidR="00CC3790">
              <w:rPr>
                <w:noProof/>
                <w:webHidden/>
              </w:rPr>
              <w:fldChar w:fldCharType="begin"/>
            </w:r>
            <w:r w:rsidR="00CC3790">
              <w:rPr>
                <w:noProof/>
                <w:webHidden/>
              </w:rPr>
              <w:instrText xml:space="preserve"> PAGEREF _Toc109920863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352271BE" w14:textId="318ECBE5" w:rsidR="00CC3790" w:rsidRDefault="00000000">
          <w:pPr>
            <w:pStyle w:val="TOC2"/>
            <w:rPr>
              <w:rFonts w:asciiTheme="minorHAnsi" w:eastAsiaTheme="minorEastAsia" w:hAnsiTheme="minorHAnsi" w:cstheme="minorBidi"/>
              <w:noProof/>
              <w:sz w:val="22"/>
              <w:szCs w:val="22"/>
            </w:rPr>
          </w:pPr>
          <w:hyperlink w:anchor="_Toc109920864" w:history="1">
            <w:r w:rsidR="00CC3790" w:rsidRPr="001141AF">
              <w:rPr>
                <w:rStyle w:val="Hyperlink"/>
                <w:noProof/>
              </w:rPr>
              <w:t>What’s the role of Markov chains</w:t>
            </w:r>
            <w:r w:rsidR="00CC3790">
              <w:rPr>
                <w:noProof/>
                <w:webHidden/>
              </w:rPr>
              <w:tab/>
            </w:r>
            <w:r w:rsidR="00CC3790">
              <w:rPr>
                <w:noProof/>
                <w:webHidden/>
              </w:rPr>
              <w:fldChar w:fldCharType="begin"/>
            </w:r>
            <w:r w:rsidR="00CC3790">
              <w:rPr>
                <w:noProof/>
                <w:webHidden/>
              </w:rPr>
              <w:instrText xml:space="preserve"> PAGEREF _Toc109920864 \h </w:instrText>
            </w:r>
            <w:r w:rsidR="00CC3790">
              <w:rPr>
                <w:noProof/>
                <w:webHidden/>
              </w:rPr>
            </w:r>
            <w:r w:rsidR="00CC3790">
              <w:rPr>
                <w:noProof/>
                <w:webHidden/>
              </w:rPr>
              <w:fldChar w:fldCharType="separate"/>
            </w:r>
            <w:r w:rsidR="00CC3790">
              <w:rPr>
                <w:noProof/>
                <w:webHidden/>
              </w:rPr>
              <w:t>25</w:t>
            </w:r>
            <w:r w:rsidR="00CC3790">
              <w:rPr>
                <w:noProof/>
                <w:webHidden/>
              </w:rPr>
              <w:fldChar w:fldCharType="end"/>
            </w:r>
          </w:hyperlink>
        </w:p>
        <w:p w14:paraId="057259F2" w14:textId="02D5F834" w:rsidR="00CC3790" w:rsidRDefault="00000000">
          <w:pPr>
            <w:pStyle w:val="TOC3"/>
            <w:tabs>
              <w:tab w:val="right" w:leader="dot" w:pos="9350"/>
            </w:tabs>
            <w:rPr>
              <w:rFonts w:asciiTheme="minorHAnsi" w:eastAsiaTheme="minorEastAsia" w:hAnsiTheme="minorHAnsi"/>
              <w:noProof/>
              <w:sz w:val="22"/>
            </w:rPr>
          </w:pPr>
          <w:hyperlink w:anchor="_Toc109920865" w:history="1">
            <w:r w:rsidR="00CC3790" w:rsidRPr="001141AF">
              <w:rPr>
                <w:rStyle w:val="Hyperlink"/>
                <w:noProof/>
              </w:rPr>
              <w:t>Markov Experiment</w:t>
            </w:r>
            <w:r w:rsidR="00CC3790">
              <w:rPr>
                <w:noProof/>
                <w:webHidden/>
              </w:rPr>
              <w:tab/>
            </w:r>
            <w:r w:rsidR="00CC3790">
              <w:rPr>
                <w:noProof/>
                <w:webHidden/>
              </w:rPr>
              <w:fldChar w:fldCharType="begin"/>
            </w:r>
            <w:r w:rsidR="00CC3790">
              <w:rPr>
                <w:noProof/>
                <w:webHidden/>
              </w:rPr>
              <w:instrText xml:space="preserve"> PAGEREF _Toc109920865 \h </w:instrText>
            </w:r>
            <w:r w:rsidR="00CC3790">
              <w:rPr>
                <w:noProof/>
                <w:webHidden/>
              </w:rPr>
            </w:r>
            <w:r w:rsidR="00CC3790">
              <w:rPr>
                <w:noProof/>
                <w:webHidden/>
              </w:rPr>
              <w:fldChar w:fldCharType="separate"/>
            </w:r>
            <w:r w:rsidR="00CC3790">
              <w:rPr>
                <w:noProof/>
                <w:webHidden/>
              </w:rPr>
              <w:t>26</w:t>
            </w:r>
            <w:r w:rsidR="00CC3790">
              <w:rPr>
                <w:noProof/>
                <w:webHidden/>
              </w:rPr>
              <w:fldChar w:fldCharType="end"/>
            </w:r>
          </w:hyperlink>
        </w:p>
        <w:p w14:paraId="0EF15D2D" w14:textId="41AEB7FC" w:rsidR="00CC3790" w:rsidRDefault="00000000">
          <w:pPr>
            <w:pStyle w:val="TOC3"/>
            <w:tabs>
              <w:tab w:val="right" w:leader="dot" w:pos="9350"/>
            </w:tabs>
            <w:rPr>
              <w:rFonts w:asciiTheme="minorHAnsi" w:eastAsiaTheme="minorEastAsia" w:hAnsiTheme="minorHAnsi"/>
              <w:noProof/>
              <w:sz w:val="22"/>
            </w:rPr>
          </w:pPr>
          <w:hyperlink w:anchor="_Toc109920866" w:history="1">
            <w:r w:rsidR="00CC3790" w:rsidRPr="001141AF">
              <w:rPr>
                <w:rStyle w:val="Hyperlink"/>
                <w:noProof/>
              </w:rPr>
              <w:t>Neural Networks</w:t>
            </w:r>
            <w:r w:rsidR="00CC3790">
              <w:rPr>
                <w:noProof/>
                <w:webHidden/>
              </w:rPr>
              <w:tab/>
            </w:r>
            <w:r w:rsidR="00CC3790">
              <w:rPr>
                <w:noProof/>
                <w:webHidden/>
              </w:rPr>
              <w:fldChar w:fldCharType="begin"/>
            </w:r>
            <w:r w:rsidR="00CC3790">
              <w:rPr>
                <w:noProof/>
                <w:webHidden/>
              </w:rPr>
              <w:instrText xml:space="preserve"> PAGEREF _Toc109920866 \h </w:instrText>
            </w:r>
            <w:r w:rsidR="00CC3790">
              <w:rPr>
                <w:noProof/>
                <w:webHidden/>
              </w:rPr>
            </w:r>
            <w:r w:rsidR="00CC3790">
              <w:rPr>
                <w:noProof/>
                <w:webHidden/>
              </w:rPr>
              <w:fldChar w:fldCharType="separate"/>
            </w:r>
            <w:r w:rsidR="00CC3790">
              <w:rPr>
                <w:noProof/>
                <w:webHidden/>
              </w:rPr>
              <w:t>27</w:t>
            </w:r>
            <w:r w:rsidR="00CC3790">
              <w:rPr>
                <w:noProof/>
                <w:webHidden/>
              </w:rPr>
              <w:fldChar w:fldCharType="end"/>
            </w:r>
          </w:hyperlink>
        </w:p>
        <w:p w14:paraId="5C904D08" w14:textId="59CAB24B" w:rsidR="00CC3790" w:rsidRDefault="00000000">
          <w:pPr>
            <w:pStyle w:val="TOC3"/>
            <w:tabs>
              <w:tab w:val="right" w:leader="dot" w:pos="9350"/>
            </w:tabs>
            <w:rPr>
              <w:rFonts w:asciiTheme="minorHAnsi" w:eastAsiaTheme="minorEastAsia" w:hAnsiTheme="minorHAnsi"/>
              <w:noProof/>
              <w:sz w:val="22"/>
            </w:rPr>
          </w:pPr>
          <w:hyperlink w:anchor="_Toc109920867" w:history="1">
            <w:r w:rsidR="00CC3790" w:rsidRPr="001141AF">
              <w:rPr>
                <w:rStyle w:val="Hyperlink"/>
                <w:noProof/>
              </w:rPr>
              <w:t>Neural Network Experiment</w:t>
            </w:r>
            <w:r w:rsidR="00CC3790">
              <w:rPr>
                <w:noProof/>
                <w:webHidden/>
              </w:rPr>
              <w:tab/>
            </w:r>
            <w:r w:rsidR="00CC3790">
              <w:rPr>
                <w:noProof/>
                <w:webHidden/>
              </w:rPr>
              <w:fldChar w:fldCharType="begin"/>
            </w:r>
            <w:r w:rsidR="00CC3790">
              <w:rPr>
                <w:noProof/>
                <w:webHidden/>
              </w:rPr>
              <w:instrText xml:space="preserve"> PAGEREF _Toc109920867 \h </w:instrText>
            </w:r>
            <w:r w:rsidR="00CC3790">
              <w:rPr>
                <w:noProof/>
                <w:webHidden/>
              </w:rPr>
            </w:r>
            <w:r w:rsidR="00CC3790">
              <w:rPr>
                <w:noProof/>
                <w:webHidden/>
              </w:rPr>
              <w:fldChar w:fldCharType="separate"/>
            </w:r>
            <w:r w:rsidR="00CC3790">
              <w:rPr>
                <w:noProof/>
                <w:webHidden/>
              </w:rPr>
              <w:t>29</w:t>
            </w:r>
            <w:r w:rsidR="00CC3790">
              <w:rPr>
                <w:noProof/>
                <w:webHidden/>
              </w:rPr>
              <w:fldChar w:fldCharType="end"/>
            </w:r>
          </w:hyperlink>
        </w:p>
        <w:p w14:paraId="26E802E6" w14:textId="1A21B04E" w:rsidR="00CC3790" w:rsidRDefault="00000000">
          <w:pPr>
            <w:pStyle w:val="TOC3"/>
            <w:tabs>
              <w:tab w:val="right" w:leader="dot" w:pos="9350"/>
            </w:tabs>
            <w:rPr>
              <w:rFonts w:asciiTheme="minorHAnsi" w:eastAsiaTheme="minorEastAsia" w:hAnsiTheme="minorHAnsi"/>
              <w:noProof/>
              <w:sz w:val="22"/>
            </w:rPr>
          </w:pPr>
          <w:hyperlink w:anchor="_Toc109920868"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_Toc109920868 \h </w:instrText>
            </w:r>
            <w:r w:rsidR="00CC3790">
              <w:rPr>
                <w:noProof/>
                <w:webHidden/>
              </w:rPr>
            </w:r>
            <w:r w:rsidR="00CC3790">
              <w:rPr>
                <w:noProof/>
                <w:webHidden/>
              </w:rPr>
              <w:fldChar w:fldCharType="separate"/>
            </w:r>
            <w:r w:rsidR="00CC3790">
              <w:rPr>
                <w:noProof/>
                <w:webHidden/>
              </w:rPr>
              <w:t>30</w:t>
            </w:r>
            <w:r w:rsidR="00CC3790">
              <w:rPr>
                <w:noProof/>
                <w:webHidden/>
              </w:rPr>
              <w:fldChar w:fldCharType="end"/>
            </w:r>
          </w:hyperlink>
        </w:p>
        <w:p w14:paraId="2DC406F9" w14:textId="65E7CE74" w:rsidR="00CC3790" w:rsidRDefault="00000000">
          <w:pPr>
            <w:pStyle w:val="TOC2"/>
            <w:rPr>
              <w:rFonts w:asciiTheme="minorHAnsi" w:eastAsiaTheme="minorEastAsia" w:hAnsiTheme="minorHAnsi" w:cstheme="minorBidi"/>
              <w:noProof/>
              <w:sz w:val="22"/>
              <w:szCs w:val="22"/>
            </w:rPr>
          </w:pPr>
          <w:hyperlink w:anchor="_Toc109920869" w:history="1">
            <w:r w:rsidR="00CC3790" w:rsidRPr="001141AF">
              <w:rPr>
                <w:rStyle w:val="Hyperlink"/>
                <w:noProof/>
              </w:rPr>
              <w:t>How are neural networks evolving</w:t>
            </w:r>
            <w:r w:rsidR="00CC3790">
              <w:rPr>
                <w:noProof/>
                <w:webHidden/>
              </w:rPr>
              <w:tab/>
            </w:r>
            <w:r w:rsidR="00CC3790">
              <w:rPr>
                <w:noProof/>
                <w:webHidden/>
              </w:rPr>
              <w:fldChar w:fldCharType="begin"/>
            </w:r>
            <w:r w:rsidR="00CC3790">
              <w:rPr>
                <w:noProof/>
                <w:webHidden/>
              </w:rPr>
              <w:instrText xml:space="preserve"> PAGEREF _Toc109920869 \h </w:instrText>
            </w:r>
            <w:r w:rsidR="00CC3790">
              <w:rPr>
                <w:noProof/>
                <w:webHidden/>
              </w:rPr>
            </w:r>
            <w:r w:rsidR="00CC3790">
              <w:rPr>
                <w:noProof/>
                <w:webHidden/>
              </w:rPr>
              <w:fldChar w:fldCharType="separate"/>
            </w:r>
            <w:r w:rsidR="00CC3790">
              <w:rPr>
                <w:noProof/>
                <w:webHidden/>
              </w:rPr>
              <w:t>31</w:t>
            </w:r>
            <w:r w:rsidR="00CC3790">
              <w:rPr>
                <w:noProof/>
                <w:webHidden/>
              </w:rPr>
              <w:fldChar w:fldCharType="end"/>
            </w:r>
          </w:hyperlink>
        </w:p>
        <w:p w14:paraId="544C5AFE" w14:textId="5D62A0D6" w:rsidR="00CC3790" w:rsidRDefault="00000000">
          <w:pPr>
            <w:pStyle w:val="TOC3"/>
            <w:tabs>
              <w:tab w:val="right" w:leader="dot" w:pos="9350"/>
            </w:tabs>
            <w:rPr>
              <w:rFonts w:asciiTheme="minorHAnsi" w:eastAsiaTheme="minorEastAsia" w:hAnsiTheme="minorHAnsi"/>
              <w:noProof/>
              <w:sz w:val="22"/>
            </w:rPr>
          </w:pPr>
          <w:hyperlink w:anchor="_Toc109920870" w:history="1">
            <w:r w:rsidR="00CC3790" w:rsidRPr="001141AF">
              <w:rPr>
                <w:rStyle w:val="Hyperlink"/>
                <w:noProof/>
              </w:rPr>
              <w:t>Artificial neural networks era</w:t>
            </w:r>
            <w:r w:rsidR="00CC3790">
              <w:rPr>
                <w:noProof/>
                <w:webHidden/>
              </w:rPr>
              <w:tab/>
            </w:r>
            <w:r w:rsidR="00CC3790">
              <w:rPr>
                <w:noProof/>
                <w:webHidden/>
              </w:rPr>
              <w:fldChar w:fldCharType="begin"/>
            </w:r>
            <w:r w:rsidR="00CC3790">
              <w:rPr>
                <w:noProof/>
                <w:webHidden/>
              </w:rPr>
              <w:instrText xml:space="preserve"> PAGEREF _Toc109920870 \h </w:instrText>
            </w:r>
            <w:r w:rsidR="00CC3790">
              <w:rPr>
                <w:noProof/>
                <w:webHidden/>
              </w:rPr>
            </w:r>
            <w:r w:rsidR="00CC3790">
              <w:rPr>
                <w:noProof/>
                <w:webHidden/>
              </w:rPr>
              <w:fldChar w:fldCharType="separate"/>
            </w:r>
            <w:r w:rsidR="00CC3790">
              <w:rPr>
                <w:noProof/>
                <w:webHidden/>
              </w:rPr>
              <w:t>32</w:t>
            </w:r>
            <w:r w:rsidR="00CC3790">
              <w:rPr>
                <w:noProof/>
                <w:webHidden/>
              </w:rPr>
              <w:fldChar w:fldCharType="end"/>
            </w:r>
          </w:hyperlink>
        </w:p>
        <w:p w14:paraId="104BA8A1" w14:textId="6E4DA5E4" w:rsidR="00CC3790" w:rsidRDefault="00000000">
          <w:pPr>
            <w:pStyle w:val="TOC3"/>
            <w:tabs>
              <w:tab w:val="right" w:leader="dot" w:pos="9350"/>
            </w:tabs>
            <w:rPr>
              <w:rFonts w:asciiTheme="minorHAnsi" w:eastAsiaTheme="minorEastAsia" w:hAnsiTheme="minorHAnsi"/>
              <w:noProof/>
              <w:sz w:val="22"/>
            </w:rPr>
          </w:pPr>
          <w:hyperlink w:anchor="_Toc109920871" w:history="1">
            <w:r w:rsidR="00CC3790" w:rsidRPr="001141AF">
              <w:rPr>
                <w:rStyle w:val="Hyperlink"/>
                <w:noProof/>
              </w:rPr>
              <w:t>Architecture generalization challenge</w:t>
            </w:r>
            <w:r w:rsidR="00CC3790">
              <w:rPr>
                <w:noProof/>
                <w:webHidden/>
              </w:rPr>
              <w:tab/>
            </w:r>
            <w:r w:rsidR="00CC3790">
              <w:rPr>
                <w:noProof/>
                <w:webHidden/>
              </w:rPr>
              <w:fldChar w:fldCharType="begin"/>
            </w:r>
            <w:r w:rsidR="00CC3790">
              <w:rPr>
                <w:noProof/>
                <w:webHidden/>
              </w:rPr>
              <w:instrText xml:space="preserve"> PAGEREF _Toc109920871 \h </w:instrText>
            </w:r>
            <w:r w:rsidR="00CC3790">
              <w:rPr>
                <w:noProof/>
                <w:webHidden/>
              </w:rPr>
            </w:r>
            <w:r w:rsidR="00CC3790">
              <w:rPr>
                <w:noProof/>
                <w:webHidden/>
              </w:rPr>
              <w:fldChar w:fldCharType="separate"/>
            </w:r>
            <w:r w:rsidR="00CC3790">
              <w:rPr>
                <w:noProof/>
                <w:webHidden/>
              </w:rPr>
              <w:t>33</w:t>
            </w:r>
            <w:r w:rsidR="00CC3790">
              <w:rPr>
                <w:noProof/>
                <w:webHidden/>
              </w:rPr>
              <w:fldChar w:fldCharType="end"/>
            </w:r>
          </w:hyperlink>
        </w:p>
        <w:p w14:paraId="4190E09C" w14:textId="057A902A" w:rsidR="00CC3790" w:rsidRDefault="00000000">
          <w:pPr>
            <w:pStyle w:val="TOC3"/>
            <w:tabs>
              <w:tab w:val="right" w:leader="dot" w:pos="9350"/>
            </w:tabs>
            <w:rPr>
              <w:rFonts w:asciiTheme="minorHAnsi" w:eastAsiaTheme="minorEastAsia" w:hAnsiTheme="minorHAnsi"/>
              <w:noProof/>
              <w:sz w:val="22"/>
            </w:rPr>
          </w:pPr>
          <w:hyperlink w:anchor="_Toc109920872" w:history="1">
            <w:r w:rsidR="00CC3790" w:rsidRPr="001141AF">
              <w:rPr>
                <w:rStyle w:val="Hyperlink"/>
                <w:noProof/>
              </w:rPr>
              <w:t>Deep learning era</w:t>
            </w:r>
            <w:r w:rsidR="00CC3790">
              <w:rPr>
                <w:noProof/>
                <w:webHidden/>
              </w:rPr>
              <w:tab/>
            </w:r>
            <w:r w:rsidR="00CC3790">
              <w:rPr>
                <w:noProof/>
                <w:webHidden/>
              </w:rPr>
              <w:fldChar w:fldCharType="begin"/>
            </w:r>
            <w:r w:rsidR="00CC3790">
              <w:rPr>
                <w:noProof/>
                <w:webHidden/>
              </w:rPr>
              <w:instrText xml:space="preserve"> PAGEREF _Toc109920872 \h </w:instrText>
            </w:r>
            <w:r w:rsidR="00CC3790">
              <w:rPr>
                <w:noProof/>
                <w:webHidden/>
              </w:rPr>
            </w:r>
            <w:r w:rsidR="00CC3790">
              <w:rPr>
                <w:noProof/>
                <w:webHidden/>
              </w:rPr>
              <w:fldChar w:fldCharType="separate"/>
            </w:r>
            <w:r w:rsidR="00CC3790">
              <w:rPr>
                <w:noProof/>
                <w:webHidden/>
              </w:rPr>
              <w:t>34</w:t>
            </w:r>
            <w:r w:rsidR="00CC3790">
              <w:rPr>
                <w:noProof/>
                <w:webHidden/>
              </w:rPr>
              <w:fldChar w:fldCharType="end"/>
            </w:r>
          </w:hyperlink>
        </w:p>
        <w:p w14:paraId="6E059C62" w14:textId="2CBAB1FF" w:rsidR="00CC3790" w:rsidRDefault="00000000">
          <w:pPr>
            <w:pStyle w:val="TOC2"/>
            <w:rPr>
              <w:rFonts w:asciiTheme="minorHAnsi" w:eastAsiaTheme="minorEastAsia" w:hAnsiTheme="minorHAnsi" w:cstheme="minorBidi"/>
              <w:noProof/>
              <w:sz w:val="22"/>
              <w:szCs w:val="22"/>
            </w:rPr>
          </w:pPr>
          <w:hyperlink w:anchor="_Toc109920873" w:history="1">
            <w:r w:rsidR="00CC3790" w:rsidRPr="001141AF">
              <w:rPr>
                <w:rStyle w:val="Hyperlink"/>
                <w:noProof/>
              </w:rPr>
              <w:t>How does intelligent agent modeling work</w:t>
            </w:r>
            <w:r w:rsidR="00CC3790">
              <w:rPr>
                <w:noProof/>
                <w:webHidden/>
              </w:rPr>
              <w:tab/>
            </w:r>
            <w:r w:rsidR="00CC3790">
              <w:rPr>
                <w:noProof/>
                <w:webHidden/>
              </w:rPr>
              <w:fldChar w:fldCharType="begin"/>
            </w:r>
            <w:r w:rsidR="00CC3790">
              <w:rPr>
                <w:noProof/>
                <w:webHidden/>
              </w:rPr>
              <w:instrText xml:space="preserve"> PAGEREF _Toc109920873 \h </w:instrText>
            </w:r>
            <w:r w:rsidR="00CC3790">
              <w:rPr>
                <w:noProof/>
                <w:webHidden/>
              </w:rPr>
            </w:r>
            <w:r w:rsidR="00CC3790">
              <w:rPr>
                <w:noProof/>
                <w:webHidden/>
              </w:rPr>
              <w:fldChar w:fldCharType="separate"/>
            </w:r>
            <w:r w:rsidR="00CC3790">
              <w:rPr>
                <w:noProof/>
                <w:webHidden/>
              </w:rPr>
              <w:t>35</w:t>
            </w:r>
            <w:r w:rsidR="00CC3790">
              <w:rPr>
                <w:noProof/>
                <w:webHidden/>
              </w:rPr>
              <w:fldChar w:fldCharType="end"/>
            </w:r>
          </w:hyperlink>
        </w:p>
        <w:p w14:paraId="684D4207" w14:textId="3B7EA01F" w:rsidR="00CC3790" w:rsidRDefault="00000000">
          <w:pPr>
            <w:pStyle w:val="TOC3"/>
            <w:tabs>
              <w:tab w:val="right" w:leader="dot" w:pos="9350"/>
            </w:tabs>
            <w:rPr>
              <w:rFonts w:asciiTheme="minorHAnsi" w:eastAsiaTheme="minorEastAsia" w:hAnsiTheme="minorHAnsi"/>
              <w:noProof/>
              <w:sz w:val="22"/>
            </w:rPr>
          </w:pPr>
          <w:hyperlink w:anchor="_Toc109920874" w:history="1">
            <w:r w:rsidR="00CC3790" w:rsidRPr="001141AF">
              <w:rPr>
                <w:rStyle w:val="Hyperlink"/>
                <w:noProof/>
              </w:rPr>
              <w:t>Genetic Algorithms (G.A.)</w:t>
            </w:r>
            <w:r w:rsidR="00CC3790">
              <w:rPr>
                <w:noProof/>
                <w:webHidden/>
              </w:rPr>
              <w:tab/>
            </w:r>
            <w:r w:rsidR="00CC3790">
              <w:rPr>
                <w:noProof/>
                <w:webHidden/>
              </w:rPr>
              <w:fldChar w:fldCharType="begin"/>
            </w:r>
            <w:r w:rsidR="00CC3790">
              <w:rPr>
                <w:noProof/>
                <w:webHidden/>
              </w:rPr>
              <w:instrText xml:space="preserve"> PAGEREF _Toc109920874 \h </w:instrText>
            </w:r>
            <w:r w:rsidR="00CC3790">
              <w:rPr>
                <w:noProof/>
                <w:webHidden/>
              </w:rPr>
            </w:r>
            <w:r w:rsidR="00CC3790">
              <w:rPr>
                <w:noProof/>
                <w:webHidden/>
              </w:rPr>
              <w:fldChar w:fldCharType="separate"/>
            </w:r>
            <w:r w:rsidR="00CC3790">
              <w:rPr>
                <w:noProof/>
                <w:webHidden/>
              </w:rPr>
              <w:t>37</w:t>
            </w:r>
            <w:r w:rsidR="00CC3790">
              <w:rPr>
                <w:noProof/>
                <w:webHidden/>
              </w:rPr>
              <w:fldChar w:fldCharType="end"/>
            </w:r>
          </w:hyperlink>
        </w:p>
        <w:p w14:paraId="76EAEC11" w14:textId="5EE68806" w:rsidR="00CC3790" w:rsidRDefault="00000000">
          <w:pPr>
            <w:pStyle w:val="TOC3"/>
            <w:tabs>
              <w:tab w:val="right" w:leader="dot" w:pos="9350"/>
            </w:tabs>
            <w:rPr>
              <w:rFonts w:asciiTheme="minorHAnsi" w:eastAsiaTheme="minorEastAsia" w:hAnsiTheme="minorHAnsi"/>
              <w:noProof/>
              <w:sz w:val="22"/>
            </w:rPr>
          </w:pPr>
          <w:hyperlink w:anchor="_Toc109920875" w:history="1">
            <w:r w:rsidR="00CC3790" w:rsidRPr="001141AF">
              <w:rPr>
                <w:rStyle w:val="Hyperlink"/>
                <w:noProof/>
              </w:rPr>
              <w:t>Multi-Level Agent-Based Modeling (ML-ABM)</w:t>
            </w:r>
            <w:r w:rsidR="00CC3790">
              <w:rPr>
                <w:noProof/>
                <w:webHidden/>
              </w:rPr>
              <w:tab/>
            </w:r>
            <w:r w:rsidR="00CC3790">
              <w:rPr>
                <w:noProof/>
                <w:webHidden/>
              </w:rPr>
              <w:fldChar w:fldCharType="begin"/>
            </w:r>
            <w:r w:rsidR="00CC3790">
              <w:rPr>
                <w:noProof/>
                <w:webHidden/>
              </w:rPr>
              <w:instrText xml:space="preserve"> PAGEREF _Toc109920875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D6F4D1A" w14:textId="73B294D4" w:rsidR="00CC3790" w:rsidRDefault="00000000">
          <w:pPr>
            <w:pStyle w:val="TOC2"/>
            <w:rPr>
              <w:rFonts w:asciiTheme="minorHAnsi" w:eastAsiaTheme="minorEastAsia" w:hAnsiTheme="minorHAnsi" w:cstheme="minorBidi"/>
              <w:noProof/>
              <w:sz w:val="22"/>
              <w:szCs w:val="22"/>
            </w:rPr>
          </w:pPr>
          <w:hyperlink w:anchor="_Toc109920876" w:history="1">
            <w:r w:rsidR="00CC3790" w:rsidRPr="001141AF">
              <w:rPr>
                <w:rStyle w:val="Hyperlink"/>
                <w:noProof/>
              </w:rPr>
              <w:t>How does neural network training work</w:t>
            </w:r>
            <w:r w:rsidR="00CC3790">
              <w:rPr>
                <w:noProof/>
                <w:webHidden/>
              </w:rPr>
              <w:tab/>
            </w:r>
            <w:r w:rsidR="00CC3790">
              <w:rPr>
                <w:noProof/>
                <w:webHidden/>
              </w:rPr>
              <w:fldChar w:fldCharType="begin"/>
            </w:r>
            <w:r w:rsidR="00CC3790">
              <w:rPr>
                <w:noProof/>
                <w:webHidden/>
              </w:rPr>
              <w:instrText xml:space="preserve"> PAGEREF _Toc109920876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1ED9AEA" w14:textId="0471206C" w:rsidR="00CC3790" w:rsidRDefault="00000000">
          <w:pPr>
            <w:pStyle w:val="TOC3"/>
            <w:tabs>
              <w:tab w:val="right" w:leader="dot" w:pos="9350"/>
            </w:tabs>
            <w:rPr>
              <w:rFonts w:asciiTheme="minorHAnsi" w:eastAsiaTheme="minorEastAsia" w:hAnsiTheme="minorHAnsi"/>
              <w:noProof/>
              <w:sz w:val="22"/>
            </w:rPr>
          </w:pPr>
          <w:hyperlink w:anchor="_Toc109920877" w:history="1">
            <w:r w:rsidR="00CC3790" w:rsidRPr="001141AF">
              <w:rPr>
                <w:rStyle w:val="Hyperlink"/>
                <w:noProof/>
              </w:rPr>
              <w:t>How are they scaling to millions of parameters</w:t>
            </w:r>
            <w:r w:rsidR="00CC3790">
              <w:rPr>
                <w:noProof/>
                <w:webHidden/>
              </w:rPr>
              <w:tab/>
            </w:r>
            <w:r w:rsidR="00CC3790">
              <w:rPr>
                <w:noProof/>
                <w:webHidden/>
              </w:rPr>
              <w:fldChar w:fldCharType="begin"/>
            </w:r>
            <w:r w:rsidR="00CC3790">
              <w:rPr>
                <w:noProof/>
                <w:webHidden/>
              </w:rPr>
              <w:instrText xml:space="preserve"> PAGEREF _Toc109920877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335CCCE3" w14:textId="3FC38F32" w:rsidR="00CC3790" w:rsidRDefault="00000000">
          <w:pPr>
            <w:pStyle w:val="TOC3"/>
            <w:tabs>
              <w:tab w:val="right" w:leader="dot" w:pos="9350"/>
            </w:tabs>
            <w:rPr>
              <w:rFonts w:asciiTheme="minorHAnsi" w:eastAsiaTheme="minorEastAsia" w:hAnsiTheme="minorHAnsi"/>
              <w:noProof/>
              <w:sz w:val="22"/>
            </w:rPr>
          </w:pPr>
          <w:hyperlink w:anchor="_Toc109920878" w:history="1">
            <w:r w:rsidR="00CC3790" w:rsidRPr="001141AF">
              <w:rPr>
                <w:rStyle w:val="Hyperlink"/>
                <w:noProof/>
              </w:rPr>
              <w:t>Modern scalability challenges</w:t>
            </w:r>
            <w:r w:rsidR="00CC3790">
              <w:rPr>
                <w:noProof/>
                <w:webHidden/>
              </w:rPr>
              <w:tab/>
            </w:r>
            <w:r w:rsidR="00CC3790">
              <w:rPr>
                <w:noProof/>
                <w:webHidden/>
              </w:rPr>
              <w:fldChar w:fldCharType="begin"/>
            </w:r>
            <w:r w:rsidR="00CC3790">
              <w:rPr>
                <w:noProof/>
                <w:webHidden/>
              </w:rPr>
              <w:instrText xml:space="preserve"> PAGEREF _Toc109920878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0A2CFE0E" w14:textId="22C2C564" w:rsidR="00CC3790" w:rsidRDefault="00000000">
          <w:pPr>
            <w:pStyle w:val="TOC3"/>
            <w:tabs>
              <w:tab w:val="right" w:leader="dot" w:pos="9350"/>
            </w:tabs>
            <w:rPr>
              <w:rFonts w:asciiTheme="minorHAnsi" w:eastAsiaTheme="minorEastAsia" w:hAnsiTheme="minorHAnsi"/>
              <w:noProof/>
              <w:sz w:val="22"/>
            </w:rPr>
          </w:pPr>
          <w:hyperlink w:anchor="_Toc109920879" w:history="1">
            <w:r w:rsidR="00CC3790" w:rsidRPr="001141AF">
              <w:rPr>
                <w:rStyle w:val="Hyperlink"/>
                <w:noProof/>
              </w:rPr>
              <w:t>Fault-tolerant design requirements</w:t>
            </w:r>
            <w:r w:rsidR="00CC3790">
              <w:rPr>
                <w:noProof/>
                <w:webHidden/>
              </w:rPr>
              <w:tab/>
            </w:r>
            <w:r w:rsidR="00CC3790">
              <w:rPr>
                <w:noProof/>
                <w:webHidden/>
              </w:rPr>
              <w:fldChar w:fldCharType="begin"/>
            </w:r>
            <w:r w:rsidR="00CC3790">
              <w:rPr>
                <w:noProof/>
                <w:webHidden/>
              </w:rPr>
              <w:instrText xml:space="preserve"> PAGEREF _Toc109920879 \h </w:instrText>
            </w:r>
            <w:r w:rsidR="00CC3790">
              <w:rPr>
                <w:noProof/>
                <w:webHidden/>
              </w:rPr>
            </w:r>
            <w:r w:rsidR="00CC3790">
              <w:rPr>
                <w:noProof/>
                <w:webHidden/>
              </w:rPr>
              <w:fldChar w:fldCharType="separate"/>
            </w:r>
            <w:r w:rsidR="00CC3790">
              <w:rPr>
                <w:noProof/>
                <w:webHidden/>
              </w:rPr>
              <w:t>41</w:t>
            </w:r>
            <w:r w:rsidR="00CC3790">
              <w:rPr>
                <w:noProof/>
                <w:webHidden/>
              </w:rPr>
              <w:fldChar w:fldCharType="end"/>
            </w:r>
          </w:hyperlink>
        </w:p>
        <w:p w14:paraId="7B1B0D8A" w14:textId="20662994" w:rsidR="00CC3790" w:rsidRDefault="00000000">
          <w:pPr>
            <w:pStyle w:val="TOC3"/>
            <w:tabs>
              <w:tab w:val="right" w:leader="dot" w:pos="9350"/>
            </w:tabs>
            <w:rPr>
              <w:rFonts w:asciiTheme="minorHAnsi" w:eastAsiaTheme="minorEastAsia" w:hAnsiTheme="minorHAnsi"/>
              <w:noProof/>
              <w:sz w:val="22"/>
            </w:rPr>
          </w:pPr>
          <w:hyperlink w:anchor="_Toc109920880" w:history="1">
            <w:r w:rsidR="00CC3790" w:rsidRPr="001141AF">
              <w:rPr>
                <w:rStyle w:val="Hyperlink"/>
                <w:noProof/>
              </w:rPr>
              <w:t>Scheduling-specific design requirements</w:t>
            </w:r>
            <w:r w:rsidR="00CC3790">
              <w:rPr>
                <w:noProof/>
                <w:webHidden/>
              </w:rPr>
              <w:tab/>
            </w:r>
            <w:r w:rsidR="00CC3790">
              <w:rPr>
                <w:noProof/>
                <w:webHidden/>
              </w:rPr>
              <w:fldChar w:fldCharType="begin"/>
            </w:r>
            <w:r w:rsidR="00CC3790">
              <w:rPr>
                <w:noProof/>
                <w:webHidden/>
              </w:rPr>
              <w:instrText xml:space="preserve"> PAGEREF _Toc109920880 \h </w:instrText>
            </w:r>
            <w:r w:rsidR="00CC3790">
              <w:rPr>
                <w:noProof/>
                <w:webHidden/>
              </w:rPr>
            </w:r>
            <w:r w:rsidR="00CC3790">
              <w:rPr>
                <w:noProof/>
                <w:webHidden/>
              </w:rPr>
              <w:fldChar w:fldCharType="separate"/>
            </w:r>
            <w:r w:rsidR="00CC3790">
              <w:rPr>
                <w:noProof/>
                <w:webHidden/>
              </w:rPr>
              <w:t>47</w:t>
            </w:r>
            <w:r w:rsidR="00CC3790">
              <w:rPr>
                <w:noProof/>
                <w:webHidden/>
              </w:rPr>
              <w:fldChar w:fldCharType="end"/>
            </w:r>
          </w:hyperlink>
        </w:p>
        <w:p w14:paraId="57E358A6" w14:textId="10468AFD" w:rsidR="00CC3790" w:rsidRDefault="00000000">
          <w:pPr>
            <w:pStyle w:val="TOC3"/>
            <w:tabs>
              <w:tab w:val="right" w:leader="dot" w:pos="9350"/>
            </w:tabs>
            <w:rPr>
              <w:rFonts w:asciiTheme="minorHAnsi" w:eastAsiaTheme="minorEastAsia" w:hAnsiTheme="minorHAnsi"/>
              <w:noProof/>
              <w:sz w:val="22"/>
            </w:rPr>
          </w:pPr>
          <w:hyperlink w:anchor="_Toc109920881" w:history="1">
            <w:r w:rsidR="00CC3790" w:rsidRPr="001141AF">
              <w:rPr>
                <w:rStyle w:val="Hyperlink"/>
                <w:noProof/>
              </w:rPr>
              <w:t>Continuous learning techniques</w:t>
            </w:r>
            <w:r w:rsidR="00CC3790">
              <w:rPr>
                <w:noProof/>
                <w:webHidden/>
              </w:rPr>
              <w:tab/>
            </w:r>
            <w:r w:rsidR="00CC3790">
              <w:rPr>
                <w:noProof/>
                <w:webHidden/>
              </w:rPr>
              <w:fldChar w:fldCharType="begin"/>
            </w:r>
            <w:r w:rsidR="00CC3790">
              <w:rPr>
                <w:noProof/>
                <w:webHidden/>
              </w:rPr>
              <w:instrText xml:space="preserve"> PAGEREF _Toc109920881 \h </w:instrText>
            </w:r>
            <w:r w:rsidR="00CC3790">
              <w:rPr>
                <w:noProof/>
                <w:webHidden/>
              </w:rPr>
            </w:r>
            <w:r w:rsidR="00CC3790">
              <w:rPr>
                <w:noProof/>
                <w:webHidden/>
              </w:rPr>
              <w:fldChar w:fldCharType="separate"/>
            </w:r>
            <w:r w:rsidR="00CC3790">
              <w:rPr>
                <w:noProof/>
                <w:webHidden/>
              </w:rPr>
              <w:t>48</w:t>
            </w:r>
            <w:r w:rsidR="00CC3790">
              <w:rPr>
                <w:noProof/>
                <w:webHidden/>
              </w:rPr>
              <w:fldChar w:fldCharType="end"/>
            </w:r>
          </w:hyperlink>
        </w:p>
        <w:p w14:paraId="47CCB956" w14:textId="20023EF1" w:rsidR="00CC3790" w:rsidRDefault="00000000">
          <w:pPr>
            <w:pStyle w:val="TOC2"/>
            <w:rPr>
              <w:rFonts w:asciiTheme="minorHAnsi" w:eastAsiaTheme="minorEastAsia" w:hAnsiTheme="minorHAnsi" w:cstheme="minorBidi"/>
              <w:noProof/>
              <w:sz w:val="22"/>
              <w:szCs w:val="22"/>
            </w:rPr>
          </w:pPr>
          <w:hyperlink w:anchor="_Toc109920882" w:history="1">
            <w:r w:rsidR="00CC3790" w:rsidRPr="001141AF">
              <w:rPr>
                <w:rStyle w:val="Hyperlink"/>
                <w:noProof/>
              </w:rPr>
              <w:t>What is autoencoding</w:t>
            </w:r>
            <w:r w:rsidR="00CC3790">
              <w:rPr>
                <w:noProof/>
                <w:webHidden/>
              </w:rPr>
              <w:tab/>
            </w:r>
            <w:r w:rsidR="00CC3790">
              <w:rPr>
                <w:noProof/>
                <w:webHidden/>
              </w:rPr>
              <w:fldChar w:fldCharType="begin"/>
            </w:r>
            <w:r w:rsidR="00CC3790">
              <w:rPr>
                <w:noProof/>
                <w:webHidden/>
              </w:rPr>
              <w:instrText xml:space="preserve"> PAGEREF _Toc109920882 \h </w:instrText>
            </w:r>
            <w:r w:rsidR="00CC3790">
              <w:rPr>
                <w:noProof/>
                <w:webHidden/>
              </w:rPr>
            </w:r>
            <w:r w:rsidR="00CC3790">
              <w:rPr>
                <w:noProof/>
                <w:webHidden/>
              </w:rPr>
              <w:fldChar w:fldCharType="separate"/>
            </w:r>
            <w:r w:rsidR="00CC3790">
              <w:rPr>
                <w:noProof/>
                <w:webHidden/>
              </w:rPr>
              <w:t>49</w:t>
            </w:r>
            <w:r w:rsidR="00CC3790">
              <w:rPr>
                <w:noProof/>
                <w:webHidden/>
              </w:rPr>
              <w:fldChar w:fldCharType="end"/>
            </w:r>
          </w:hyperlink>
        </w:p>
        <w:p w14:paraId="13EEFAB3" w14:textId="1BD271C9" w:rsidR="00CC3790" w:rsidRDefault="00000000">
          <w:pPr>
            <w:pStyle w:val="TOC3"/>
            <w:tabs>
              <w:tab w:val="right" w:leader="dot" w:pos="9350"/>
            </w:tabs>
            <w:rPr>
              <w:rFonts w:asciiTheme="minorHAnsi" w:eastAsiaTheme="minorEastAsia" w:hAnsiTheme="minorHAnsi"/>
              <w:noProof/>
              <w:sz w:val="22"/>
            </w:rPr>
          </w:pPr>
          <w:hyperlink w:anchor="_Toc109920883" w:history="1">
            <w:r w:rsidR="00CC3790" w:rsidRPr="001141AF">
              <w:rPr>
                <w:rStyle w:val="Hyperlink"/>
                <w:noProof/>
              </w:rPr>
              <w:t>Example usages</w:t>
            </w:r>
            <w:r w:rsidR="00CC3790">
              <w:rPr>
                <w:noProof/>
                <w:webHidden/>
              </w:rPr>
              <w:tab/>
            </w:r>
            <w:r w:rsidR="00CC3790">
              <w:rPr>
                <w:noProof/>
                <w:webHidden/>
              </w:rPr>
              <w:fldChar w:fldCharType="begin"/>
            </w:r>
            <w:r w:rsidR="00CC3790">
              <w:rPr>
                <w:noProof/>
                <w:webHidden/>
              </w:rPr>
              <w:instrText xml:space="preserve"> PAGEREF _Toc109920883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5214726D" w14:textId="3D48960A" w:rsidR="00CC3790" w:rsidRDefault="00000000">
          <w:pPr>
            <w:pStyle w:val="TOC2"/>
            <w:rPr>
              <w:rFonts w:asciiTheme="minorHAnsi" w:eastAsiaTheme="minorEastAsia" w:hAnsiTheme="minorHAnsi" w:cstheme="minorBidi"/>
              <w:noProof/>
              <w:sz w:val="22"/>
              <w:szCs w:val="22"/>
            </w:rPr>
          </w:pPr>
          <w:hyperlink w:anchor="_Toc109920884" w:history="1">
            <w:r w:rsidR="00CC3790" w:rsidRPr="001141AF">
              <w:rPr>
                <w:rStyle w:val="Hyperlink"/>
                <w:noProof/>
              </w:rPr>
              <w:t>How does sequence analysis work</w:t>
            </w:r>
            <w:r w:rsidR="00CC3790">
              <w:rPr>
                <w:noProof/>
                <w:webHidden/>
              </w:rPr>
              <w:tab/>
            </w:r>
            <w:r w:rsidR="00CC3790">
              <w:rPr>
                <w:noProof/>
                <w:webHidden/>
              </w:rPr>
              <w:fldChar w:fldCharType="begin"/>
            </w:r>
            <w:r w:rsidR="00CC3790">
              <w:rPr>
                <w:noProof/>
                <w:webHidden/>
              </w:rPr>
              <w:instrText xml:space="preserve"> PAGEREF _Toc109920884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7576B1C9" w14:textId="2621C2AC" w:rsidR="00CC3790" w:rsidRDefault="00000000">
          <w:pPr>
            <w:pStyle w:val="TOC3"/>
            <w:tabs>
              <w:tab w:val="right" w:leader="dot" w:pos="9350"/>
            </w:tabs>
            <w:rPr>
              <w:rFonts w:asciiTheme="minorHAnsi" w:eastAsiaTheme="minorEastAsia" w:hAnsiTheme="minorHAnsi"/>
              <w:noProof/>
              <w:sz w:val="22"/>
            </w:rPr>
          </w:pPr>
          <w:hyperlink w:anchor="_Toc109920885" w:history="1">
            <w:r w:rsidR="00CC3790" w:rsidRPr="001141AF">
              <w:rPr>
                <w:rStyle w:val="Hyperlink"/>
                <w:noProof/>
              </w:rPr>
              <w:t>Language Parsing</w:t>
            </w:r>
            <w:r w:rsidR="00CC3790">
              <w:rPr>
                <w:noProof/>
                <w:webHidden/>
              </w:rPr>
              <w:tab/>
            </w:r>
            <w:r w:rsidR="00CC3790">
              <w:rPr>
                <w:noProof/>
                <w:webHidden/>
              </w:rPr>
              <w:fldChar w:fldCharType="begin"/>
            </w:r>
            <w:r w:rsidR="00CC3790">
              <w:rPr>
                <w:noProof/>
                <w:webHidden/>
              </w:rPr>
              <w:instrText xml:space="preserve"> PAGEREF _Toc109920885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658F6554" w14:textId="39629E4F" w:rsidR="00CC3790" w:rsidRDefault="00000000">
          <w:pPr>
            <w:pStyle w:val="TOC3"/>
            <w:tabs>
              <w:tab w:val="right" w:leader="dot" w:pos="9350"/>
            </w:tabs>
            <w:rPr>
              <w:rFonts w:asciiTheme="minorHAnsi" w:eastAsiaTheme="minorEastAsia" w:hAnsiTheme="minorHAnsi"/>
              <w:noProof/>
              <w:sz w:val="22"/>
            </w:rPr>
          </w:pPr>
          <w:hyperlink w:anchor="_Toc109920886" w:history="1">
            <w:r w:rsidR="00CC3790" w:rsidRPr="001141AF">
              <w:rPr>
                <w:rStyle w:val="Hyperlink"/>
                <w:noProof/>
              </w:rPr>
              <w:t>Deep Learning</w:t>
            </w:r>
            <w:r w:rsidR="00CC3790">
              <w:rPr>
                <w:noProof/>
                <w:webHidden/>
              </w:rPr>
              <w:tab/>
            </w:r>
            <w:r w:rsidR="00CC3790">
              <w:rPr>
                <w:noProof/>
                <w:webHidden/>
              </w:rPr>
              <w:fldChar w:fldCharType="begin"/>
            </w:r>
            <w:r w:rsidR="00CC3790">
              <w:rPr>
                <w:noProof/>
                <w:webHidden/>
              </w:rPr>
              <w:instrText xml:space="preserve"> PAGEREF _Toc109920886 \h </w:instrText>
            </w:r>
            <w:r w:rsidR="00CC3790">
              <w:rPr>
                <w:noProof/>
                <w:webHidden/>
              </w:rPr>
            </w:r>
            <w:r w:rsidR="00CC3790">
              <w:rPr>
                <w:noProof/>
                <w:webHidden/>
              </w:rPr>
              <w:fldChar w:fldCharType="separate"/>
            </w:r>
            <w:r w:rsidR="00CC3790">
              <w:rPr>
                <w:noProof/>
                <w:webHidden/>
              </w:rPr>
              <w:t>52</w:t>
            </w:r>
            <w:r w:rsidR="00CC3790">
              <w:rPr>
                <w:noProof/>
                <w:webHidden/>
              </w:rPr>
              <w:fldChar w:fldCharType="end"/>
            </w:r>
          </w:hyperlink>
        </w:p>
        <w:p w14:paraId="492F245A" w14:textId="41C00D82" w:rsidR="00CC3790" w:rsidRDefault="00000000">
          <w:pPr>
            <w:pStyle w:val="TOC3"/>
            <w:tabs>
              <w:tab w:val="right" w:leader="dot" w:pos="9350"/>
            </w:tabs>
            <w:rPr>
              <w:rFonts w:asciiTheme="minorHAnsi" w:eastAsiaTheme="minorEastAsia" w:hAnsiTheme="minorHAnsi"/>
              <w:noProof/>
              <w:sz w:val="22"/>
            </w:rPr>
          </w:pPr>
          <w:hyperlink w:anchor="_Toc109920887" w:history="1">
            <w:r w:rsidR="00CC3790" w:rsidRPr="001141AF">
              <w:rPr>
                <w:rStyle w:val="Hyperlink"/>
                <w:noProof/>
              </w:rPr>
              <w:t>Feature Extraction Process</w:t>
            </w:r>
            <w:r w:rsidR="00CC3790">
              <w:rPr>
                <w:noProof/>
                <w:webHidden/>
              </w:rPr>
              <w:tab/>
            </w:r>
            <w:r w:rsidR="00CC3790">
              <w:rPr>
                <w:noProof/>
                <w:webHidden/>
              </w:rPr>
              <w:fldChar w:fldCharType="begin"/>
            </w:r>
            <w:r w:rsidR="00CC3790">
              <w:rPr>
                <w:noProof/>
                <w:webHidden/>
              </w:rPr>
              <w:instrText xml:space="preserve"> PAGEREF _Toc109920887 \h </w:instrText>
            </w:r>
            <w:r w:rsidR="00CC3790">
              <w:rPr>
                <w:noProof/>
                <w:webHidden/>
              </w:rPr>
            </w:r>
            <w:r w:rsidR="00CC3790">
              <w:rPr>
                <w:noProof/>
                <w:webHidden/>
              </w:rPr>
              <w:fldChar w:fldCharType="separate"/>
            </w:r>
            <w:r w:rsidR="00CC3790">
              <w:rPr>
                <w:noProof/>
                <w:webHidden/>
              </w:rPr>
              <w:t>53</w:t>
            </w:r>
            <w:r w:rsidR="00CC3790">
              <w:rPr>
                <w:noProof/>
                <w:webHidden/>
              </w:rPr>
              <w:fldChar w:fldCharType="end"/>
            </w:r>
          </w:hyperlink>
        </w:p>
        <w:p w14:paraId="30926C8F" w14:textId="491D7998" w:rsidR="00CC3790" w:rsidRDefault="00000000">
          <w:pPr>
            <w:pStyle w:val="TOC3"/>
            <w:tabs>
              <w:tab w:val="right" w:leader="dot" w:pos="9350"/>
            </w:tabs>
            <w:rPr>
              <w:rFonts w:asciiTheme="minorHAnsi" w:eastAsiaTheme="minorEastAsia" w:hAnsiTheme="minorHAnsi"/>
              <w:noProof/>
              <w:sz w:val="22"/>
            </w:rPr>
          </w:pPr>
          <w:hyperlink w:anchor="_Toc109920888" w:history="1">
            <w:r w:rsidR="00CC3790" w:rsidRPr="001141AF">
              <w:rPr>
                <w:rStyle w:val="Hyperlink"/>
                <w:noProof/>
              </w:rPr>
              <w:t>Training Process</w:t>
            </w:r>
            <w:r w:rsidR="00CC3790">
              <w:rPr>
                <w:noProof/>
                <w:webHidden/>
              </w:rPr>
              <w:tab/>
            </w:r>
            <w:r w:rsidR="00CC3790">
              <w:rPr>
                <w:noProof/>
                <w:webHidden/>
              </w:rPr>
              <w:fldChar w:fldCharType="begin"/>
            </w:r>
            <w:r w:rsidR="00CC3790">
              <w:rPr>
                <w:noProof/>
                <w:webHidden/>
              </w:rPr>
              <w:instrText xml:space="preserve"> PAGEREF _Toc109920888 \h </w:instrText>
            </w:r>
            <w:r w:rsidR="00CC3790">
              <w:rPr>
                <w:noProof/>
                <w:webHidden/>
              </w:rPr>
            </w:r>
            <w:r w:rsidR="00CC3790">
              <w:rPr>
                <w:noProof/>
                <w:webHidden/>
              </w:rPr>
              <w:fldChar w:fldCharType="separate"/>
            </w:r>
            <w:r w:rsidR="00CC3790">
              <w:rPr>
                <w:noProof/>
                <w:webHidden/>
              </w:rPr>
              <w:t>54</w:t>
            </w:r>
            <w:r w:rsidR="00CC3790">
              <w:rPr>
                <w:noProof/>
                <w:webHidden/>
              </w:rPr>
              <w:fldChar w:fldCharType="end"/>
            </w:r>
          </w:hyperlink>
        </w:p>
        <w:p w14:paraId="7C5B77F2" w14:textId="18E7C9BE" w:rsidR="00CC3790" w:rsidRDefault="00000000">
          <w:pPr>
            <w:pStyle w:val="TOC2"/>
            <w:rPr>
              <w:rFonts w:asciiTheme="minorHAnsi" w:eastAsiaTheme="minorEastAsia" w:hAnsiTheme="minorHAnsi" w:cstheme="minorBidi"/>
              <w:noProof/>
              <w:sz w:val="22"/>
              <w:szCs w:val="22"/>
            </w:rPr>
          </w:pPr>
          <w:hyperlink w:anchor="_Toc109920889" w:history="1">
            <w:r w:rsidR="00CC3790" w:rsidRPr="001141AF">
              <w:rPr>
                <w:rStyle w:val="Hyperlink"/>
                <w:noProof/>
              </w:rPr>
              <w:t>How does recognizing human activities work</w:t>
            </w:r>
            <w:r w:rsidR="00CC3790">
              <w:rPr>
                <w:noProof/>
                <w:webHidden/>
              </w:rPr>
              <w:tab/>
            </w:r>
            <w:r w:rsidR="00CC3790">
              <w:rPr>
                <w:noProof/>
                <w:webHidden/>
              </w:rPr>
              <w:fldChar w:fldCharType="begin"/>
            </w:r>
            <w:r w:rsidR="00CC3790">
              <w:rPr>
                <w:noProof/>
                <w:webHidden/>
              </w:rPr>
              <w:instrText xml:space="preserve"> PAGEREF _Toc109920889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5C15827D" w14:textId="4524E42E" w:rsidR="00CC3790" w:rsidRDefault="00000000">
          <w:pPr>
            <w:pStyle w:val="TOC3"/>
            <w:tabs>
              <w:tab w:val="right" w:leader="dot" w:pos="9350"/>
            </w:tabs>
            <w:rPr>
              <w:rFonts w:asciiTheme="minorHAnsi" w:eastAsiaTheme="minorEastAsia" w:hAnsiTheme="minorHAnsi"/>
              <w:noProof/>
              <w:sz w:val="22"/>
            </w:rPr>
          </w:pPr>
          <w:hyperlink w:anchor="_Toc109920890" w:history="1">
            <w:r w:rsidR="00CC3790" w:rsidRPr="001141AF">
              <w:rPr>
                <w:rStyle w:val="Hyperlink"/>
                <w:noProof/>
              </w:rPr>
              <w:t>Restricted Boltzmann Machine (RBM)</w:t>
            </w:r>
            <w:r w:rsidR="00CC3790">
              <w:rPr>
                <w:noProof/>
                <w:webHidden/>
              </w:rPr>
              <w:tab/>
            </w:r>
            <w:r w:rsidR="00CC3790">
              <w:rPr>
                <w:noProof/>
                <w:webHidden/>
              </w:rPr>
              <w:fldChar w:fldCharType="begin"/>
            </w:r>
            <w:r w:rsidR="00CC3790">
              <w:rPr>
                <w:noProof/>
                <w:webHidden/>
              </w:rPr>
              <w:instrText xml:space="preserve"> PAGEREF _Toc109920890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403BCDC0" w14:textId="507DF6EB" w:rsidR="00CC3790" w:rsidRDefault="00000000">
          <w:pPr>
            <w:pStyle w:val="TOC3"/>
            <w:tabs>
              <w:tab w:val="right" w:leader="dot" w:pos="9350"/>
            </w:tabs>
            <w:rPr>
              <w:rFonts w:asciiTheme="minorHAnsi" w:eastAsiaTheme="minorEastAsia" w:hAnsiTheme="minorHAnsi"/>
              <w:noProof/>
              <w:sz w:val="22"/>
            </w:rPr>
          </w:pPr>
          <w:hyperlink w:anchor="_Toc109920891" w:history="1">
            <w:r w:rsidR="00CC3790" w:rsidRPr="001141AF">
              <w:rPr>
                <w:rStyle w:val="Hyperlink"/>
                <w:noProof/>
              </w:rPr>
              <w:t>Convolutional Neural Networks (CNN)</w:t>
            </w:r>
            <w:r w:rsidR="00CC3790">
              <w:rPr>
                <w:noProof/>
                <w:webHidden/>
              </w:rPr>
              <w:tab/>
            </w:r>
            <w:r w:rsidR="00CC3790">
              <w:rPr>
                <w:noProof/>
                <w:webHidden/>
              </w:rPr>
              <w:fldChar w:fldCharType="begin"/>
            </w:r>
            <w:r w:rsidR="00CC3790">
              <w:rPr>
                <w:noProof/>
                <w:webHidden/>
              </w:rPr>
              <w:instrText xml:space="preserve"> PAGEREF _Toc109920891 \h </w:instrText>
            </w:r>
            <w:r w:rsidR="00CC3790">
              <w:rPr>
                <w:noProof/>
                <w:webHidden/>
              </w:rPr>
            </w:r>
            <w:r w:rsidR="00CC3790">
              <w:rPr>
                <w:noProof/>
                <w:webHidden/>
              </w:rPr>
              <w:fldChar w:fldCharType="separate"/>
            </w:r>
            <w:r w:rsidR="00CC3790">
              <w:rPr>
                <w:noProof/>
                <w:webHidden/>
              </w:rPr>
              <w:t>56</w:t>
            </w:r>
            <w:r w:rsidR="00CC3790">
              <w:rPr>
                <w:noProof/>
                <w:webHidden/>
              </w:rPr>
              <w:fldChar w:fldCharType="end"/>
            </w:r>
          </w:hyperlink>
        </w:p>
        <w:p w14:paraId="51511E82" w14:textId="61975529" w:rsidR="00CC3790" w:rsidRDefault="00000000">
          <w:pPr>
            <w:pStyle w:val="TOC2"/>
            <w:rPr>
              <w:rFonts w:asciiTheme="minorHAnsi" w:eastAsiaTheme="minorEastAsia" w:hAnsiTheme="minorHAnsi" w:cstheme="minorBidi"/>
              <w:noProof/>
              <w:sz w:val="22"/>
              <w:szCs w:val="22"/>
            </w:rPr>
          </w:pPr>
          <w:hyperlink w:anchor="_Toc109920892" w:history="1">
            <w:r w:rsidR="00CC3790" w:rsidRPr="001141AF">
              <w:rPr>
                <w:rStyle w:val="Hyperlink"/>
                <w:noProof/>
              </w:rPr>
              <w:t>How do dynamic environment simulations work</w:t>
            </w:r>
            <w:r w:rsidR="00CC3790">
              <w:rPr>
                <w:noProof/>
                <w:webHidden/>
              </w:rPr>
              <w:tab/>
            </w:r>
            <w:r w:rsidR="00CC3790">
              <w:rPr>
                <w:noProof/>
                <w:webHidden/>
              </w:rPr>
              <w:fldChar w:fldCharType="begin"/>
            </w:r>
            <w:r w:rsidR="00CC3790">
              <w:rPr>
                <w:noProof/>
                <w:webHidden/>
              </w:rPr>
              <w:instrText xml:space="preserve"> PAGEREF _Toc109920892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00C4050" w14:textId="6A6A4EA6" w:rsidR="00CC3790" w:rsidRDefault="00000000">
          <w:pPr>
            <w:pStyle w:val="TOC3"/>
            <w:tabs>
              <w:tab w:val="right" w:leader="dot" w:pos="9350"/>
            </w:tabs>
            <w:rPr>
              <w:rFonts w:asciiTheme="minorHAnsi" w:eastAsiaTheme="minorEastAsia" w:hAnsiTheme="minorHAnsi"/>
              <w:noProof/>
              <w:sz w:val="22"/>
            </w:rPr>
          </w:pPr>
          <w:hyperlink w:anchor="_Toc109920893" w:history="1">
            <w:r w:rsidR="00CC3790" w:rsidRPr="001141AF">
              <w:rPr>
                <w:rStyle w:val="Hyperlink"/>
                <w:noProof/>
              </w:rPr>
              <w:t>Methods</w:t>
            </w:r>
            <w:r w:rsidR="00CC3790">
              <w:rPr>
                <w:noProof/>
                <w:webHidden/>
              </w:rPr>
              <w:tab/>
            </w:r>
            <w:r w:rsidR="00CC3790">
              <w:rPr>
                <w:noProof/>
                <w:webHidden/>
              </w:rPr>
              <w:fldChar w:fldCharType="begin"/>
            </w:r>
            <w:r w:rsidR="00CC3790">
              <w:rPr>
                <w:noProof/>
                <w:webHidden/>
              </w:rPr>
              <w:instrText xml:space="preserve"> PAGEREF _Toc109920893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610C03CB" w14:textId="45269551" w:rsidR="00CC3790" w:rsidRDefault="00000000">
          <w:pPr>
            <w:pStyle w:val="TOC3"/>
            <w:tabs>
              <w:tab w:val="right" w:leader="dot" w:pos="9350"/>
            </w:tabs>
            <w:rPr>
              <w:rFonts w:asciiTheme="minorHAnsi" w:eastAsiaTheme="minorEastAsia" w:hAnsiTheme="minorHAnsi"/>
              <w:noProof/>
              <w:sz w:val="22"/>
            </w:rPr>
          </w:pPr>
          <w:hyperlink w:anchor="_Toc109920894" w:history="1">
            <w:r w:rsidR="00CC3790" w:rsidRPr="001141AF">
              <w:rPr>
                <w:rStyle w:val="Hyperlink"/>
                <w:noProof/>
              </w:rPr>
              <w:t>Unity-based</w:t>
            </w:r>
            <w:r w:rsidR="00CC3790">
              <w:rPr>
                <w:noProof/>
                <w:webHidden/>
              </w:rPr>
              <w:tab/>
            </w:r>
            <w:r w:rsidR="00CC3790">
              <w:rPr>
                <w:noProof/>
                <w:webHidden/>
              </w:rPr>
              <w:fldChar w:fldCharType="begin"/>
            </w:r>
            <w:r w:rsidR="00CC3790">
              <w:rPr>
                <w:noProof/>
                <w:webHidden/>
              </w:rPr>
              <w:instrText xml:space="preserve"> PAGEREF _Toc109920894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24FA6E92" w14:textId="1C317DD2" w:rsidR="00CC3790" w:rsidRDefault="00000000">
          <w:pPr>
            <w:pStyle w:val="TOC2"/>
            <w:rPr>
              <w:rFonts w:asciiTheme="minorHAnsi" w:eastAsiaTheme="minorEastAsia" w:hAnsiTheme="minorHAnsi" w:cstheme="minorBidi"/>
              <w:noProof/>
              <w:sz w:val="22"/>
              <w:szCs w:val="22"/>
            </w:rPr>
          </w:pPr>
          <w:hyperlink w:anchor="_Toc109920895" w:history="1">
            <w:r w:rsidR="00CC3790" w:rsidRPr="001141AF">
              <w:rPr>
                <w:rStyle w:val="Hyperlink"/>
                <w:noProof/>
              </w:rPr>
              <w:t>Computer vision and autonomous driving</w:t>
            </w:r>
            <w:r w:rsidR="00CC3790">
              <w:rPr>
                <w:noProof/>
                <w:webHidden/>
              </w:rPr>
              <w:tab/>
            </w:r>
            <w:r w:rsidR="00CC3790">
              <w:rPr>
                <w:noProof/>
                <w:webHidden/>
              </w:rPr>
              <w:fldChar w:fldCharType="begin"/>
            </w:r>
            <w:r w:rsidR="00CC3790">
              <w:rPr>
                <w:noProof/>
                <w:webHidden/>
              </w:rPr>
              <w:instrText xml:space="preserve"> PAGEREF _Toc109920895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6709920" w14:textId="695893C3" w:rsidR="00CC3790" w:rsidRDefault="00000000">
          <w:pPr>
            <w:pStyle w:val="TOC3"/>
            <w:tabs>
              <w:tab w:val="right" w:leader="dot" w:pos="9350"/>
            </w:tabs>
            <w:rPr>
              <w:rFonts w:asciiTheme="minorHAnsi" w:eastAsiaTheme="minorEastAsia" w:hAnsiTheme="minorHAnsi"/>
              <w:noProof/>
              <w:sz w:val="22"/>
            </w:rPr>
          </w:pPr>
          <w:hyperlink w:anchor="_Toc109920896" w:history="1">
            <w:r w:rsidR="00CC3790" w:rsidRPr="001141AF">
              <w:rPr>
                <w:rStyle w:val="Hyperlink"/>
                <w:noProof/>
              </w:rPr>
              <w:t>Data collection process</w:t>
            </w:r>
            <w:r w:rsidR="00CC3790">
              <w:rPr>
                <w:noProof/>
                <w:webHidden/>
              </w:rPr>
              <w:tab/>
            </w:r>
            <w:r w:rsidR="00CC3790">
              <w:rPr>
                <w:noProof/>
                <w:webHidden/>
              </w:rPr>
              <w:fldChar w:fldCharType="begin"/>
            </w:r>
            <w:r w:rsidR="00CC3790">
              <w:rPr>
                <w:noProof/>
                <w:webHidden/>
              </w:rPr>
              <w:instrText xml:space="preserve"> PAGEREF _Toc109920896 \h </w:instrText>
            </w:r>
            <w:r w:rsidR="00CC3790">
              <w:rPr>
                <w:noProof/>
                <w:webHidden/>
              </w:rPr>
            </w:r>
            <w:r w:rsidR="00CC3790">
              <w:rPr>
                <w:noProof/>
                <w:webHidden/>
              </w:rPr>
              <w:fldChar w:fldCharType="separate"/>
            </w:r>
            <w:r w:rsidR="00CC3790">
              <w:rPr>
                <w:noProof/>
                <w:webHidden/>
              </w:rPr>
              <w:t>58</w:t>
            </w:r>
            <w:r w:rsidR="00CC3790">
              <w:rPr>
                <w:noProof/>
                <w:webHidden/>
              </w:rPr>
              <w:fldChar w:fldCharType="end"/>
            </w:r>
          </w:hyperlink>
        </w:p>
        <w:p w14:paraId="18AF4269" w14:textId="1303E834" w:rsidR="00CC3790" w:rsidRDefault="00000000">
          <w:pPr>
            <w:pStyle w:val="TOC3"/>
            <w:tabs>
              <w:tab w:val="right" w:leader="dot" w:pos="9350"/>
            </w:tabs>
            <w:rPr>
              <w:rFonts w:asciiTheme="minorHAnsi" w:eastAsiaTheme="minorEastAsia" w:hAnsiTheme="minorHAnsi"/>
              <w:noProof/>
              <w:sz w:val="22"/>
            </w:rPr>
          </w:pPr>
          <w:hyperlink w:anchor="_Toc109920897" w:history="1">
            <w:r w:rsidR="00CC3790" w:rsidRPr="001141AF">
              <w:rPr>
                <w:rStyle w:val="Hyperlink"/>
                <w:noProof/>
              </w:rPr>
              <w:t>Safety Control Systems</w:t>
            </w:r>
            <w:r w:rsidR="00CC3790">
              <w:rPr>
                <w:noProof/>
                <w:webHidden/>
              </w:rPr>
              <w:tab/>
            </w:r>
            <w:r w:rsidR="00CC3790">
              <w:rPr>
                <w:noProof/>
                <w:webHidden/>
              </w:rPr>
              <w:fldChar w:fldCharType="begin"/>
            </w:r>
            <w:r w:rsidR="00CC3790">
              <w:rPr>
                <w:noProof/>
                <w:webHidden/>
              </w:rPr>
              <w:instrText xml:space="preserve"> PAGEREF _Toc109920897 \h </w:instrText>
            </w:r>
            <w:r w:rsidR="00CC3790">
              <w:rPr>
                <w:noProof/>
                <w:webHidden/>
              </w:rPr>
            </w:r>
            <w:r w:rsidR="00CC3790">
              <w:rPr>
                <w:noProof/>
                <w:webHidden/>
              </w:rPr>
              <w:fldChar w:fldCharType="separate"/>
            </w:r>
            <w:r w:rsidR="00CC3790">
              <w:rPr>
                <w:noProof/>
                <w:webHidden/>
              </w:rPr>
              <w:t>60</w:t>
            </w:r>
            <w:r w:rsidR="00CC3790">
              <w:rPr>
                <w:noProof/>
                <w:webHidden/>
              </w:rPr>
              <w:fldChar w:fldCharType="end"/>
            </w:r>
          </w:hyperlink>
        </w:p>
        <w:p w14:paraId="16936B32" w14:textId="7C0AB745" w:rsidR="00CC3790" w:rsidRDefault="00000000">
          <w:pPr>
            <w:pStyle w:val="TOC3"/>
            <w:tabs>
              <w:tab w:val="right" w:leader="dot" w:pos="9350"/>
            </w:tabs>
            <w:rPr>
              <w:rFonts w:asciiTheme="minorHAnsi" w:eastAsiaTheme="minorEastAsia" w:hAnsiTheme="minorHAnsi"/>
              <w:noProof/>
              <w:sz w:val="22"/>
            </w:rPr>
          </w:pPr>
          <w:hyperlink w:anchor="_Toc109920898" w:history="1">
            <w:r w:rsidR="00CC3790" w:rsidRPr="001141AF">
              <w:rPr>
                <w:rStyle w:val="Hyperlink"/>
                <w:noProof/>
              </w:rPr>
              <w:t>Convenience Systems</w:t>
            </w:r>
            <w:r w:rsidR="00CC3790">
              <w:rPr>
                <w:noProof/>
                <w:webHidden/>
              </w:rPr>
              <w:tab/>
            </w:r>
            <w:r w:rsidR="00CC3790">
              <w:rPr>
                <w:noProof/>
                <w:webHidden/>
              </w:rPr>
              <w:fldChar w:fldCharType="begin"/>
            </w:r>
            <w:r w:rsidR="00CC3790">
              <w:rPr>
                <w:noProof/>
                <w:webHidden/>
              </w:rPr>
              <w:instrText xml:space="preserve"> PAGEREF _Toc109920898 \h </w:instrText>
            </w:r>
            <w:r w:rsidR="00CC3790">
              <w:rPr>
                <w:noProof/>
                <w:webHidden/>
              </w:rPr>
            </w:r>
            <w:r w:rsidR="00CC3790">
              <w:rPr>
                <w:noProof/>
                <w:webHidden/>
              </w:rPr>
              <w:fldChar w:fldCharType="separate"/>
            </w:r>
            <w:r w:rsidR="00CC3790">
              <w:rPr>
                <w:noProof/>
                <w:webHidden/>
              </w:rPr>
              <w:t>62</w:t>
            </w:r>
            <w:r w:rsidR="00CC3790">
              <w:rPr>
                <w:noProof/>
                <w:webHidden/>
              </w:rPr>
              <w:fldChar w:fldCharType="end"/>
            </w:r>
          </w:hyperlink>
        </w:p>
        <w:p w14:paraId="308427B8" w14:textId="55884BBD" w:rsidR="00CC3790" w:rsidRDefault="00000000">
          <w:pPr>
            <w:pStyle w:val="TOC3"/>
            <w:tabs>
              <w:tab w:val="right" w:leader="dot" w:pos="9350"/>
            </w:tabs>
            <w:rPr>
              <w:rFonts w:asciiTheme="minorHAnsi" w:eastAsiaTheme="minorEastAsia" w:hAnsiTheme="minorHAnsi"/>
              <w:noProof/>
              <w:sz w:val="22"/>
            </w:rPr>
          </w:pPr>
          <w:hyperlink w:anchor="_Toc109920899" w:history="1">
            <w:r w:rsidR="00CC3790" w:rsidRPr="001141AF">
              <w:rPr>
                <w:rStyle w:val="Hyperlink"/>
                <w:noProof/>
              </w:rPr>
              <w:t>Optimization Systems</w:t>
            </w:r>
            <w:r w:rsidR="00CC3790">
              <w:rPr>
                <w:noProof/>
                <w:webHidden/>
              </w:rPr>
              <w:tab/>
            </w:r>
            <w:r w:rsidR="00CC3790">
              <w:rPr>
                <w:noProof/>
                <w:webHidden/>
              </w:rPr>
              <w:fldChar w:fldCharType="begin"/>
            </w:r>
            <w:r w:rsidR="00CC3790">
              <w:rPr>
                <w:noProof/>
                <w:webHidden/>
              </w:rPr>
              <w:instrText xml:space="preserve"> PAGEREF _Toc109920899 \h </w:instrText>
            </w:r>
            <w:r w:rsidR="00CC3790">
              <w:rPr>
                <w:noProof/>
                <w:webHidden/>
              </w:rPr>
            </w:r>
            <w:r w:rsidR="00CC3790">
              <w:rPr>
                <w:noProof/>
                <w:webHidden/>
              </w:rPr>
              <w:fldChar w:fldCharType="separate"/>
            </w:r>
            <w:r w:rsidR="00CC3790">
              <w:rPr>
                <w:noProof/>
                <w:webHidden/>
              </w:rPr>
              <w:t>63</w:t>
            </w:r>
            <w:r w:rsidR="00CC3790">
              <w:rPr>
                <w:noProof/>
                <w:webHidden/>
              </w:rPr>
              <w:fldChar w:fldCharType="end"/>
            </w:r>
          </w:hyperlink>
        </w:p>
        <w:p w14:paraId="58F48D6B" w14:textId="65DA823D" w:rsidR="00CC3790" w:rsidRDefault="00000000">
          <w:pPr>
            <w:pStyle w:val="TOC3"/>
            <w:tabs>
              <w:tab w:val="right" w:leader="dot" w:pos="9350"/>
            </w:tabs>
            <w:rPr>
              <w:rFonts w:asciiTheme="minorHAnsi" w:eastAsiaTheme="minorEastAsia" w:hAnsiTheme="minorHAnsi"/>
              <w:noProof/>
              <w:sz w:val="22"/>
            </w:rPr>
          </w:pPr>
          <w:hyperlink w:anchor="_Toc109920900" w:history="1">
            <w:r w:rsidR="00CC3790" w:rsidRPr="001141AF">
              <w:rPr>
                <w:rStyle w:val="Hyperlink"/>
                <w:noProof/>
              </w:rPr>
              <w:t>Smart City Integration</w:t>
            </w:r>
            <w:r w:rsidR="00CC3790">
              <w:rPr>
                <w:noProof/>
                <w:webHidden/>
              </w:rPr>
              <w:tab/>
            </w:r>
            <w:r w:rsidR="00CC3790">
              <w:rPr>
                <w:noProof/>
                <w:webHidden/>
              </w:rPr>
              <w:fldChar w:fldCharType="begin"/>
            </w:r>
            <w:r w:rsidR="00CC3790">
              <w:rPr>
                <w:noProof/>
                <w:webHidden/>
              </w:rPr>
              <w:instrText xml:space="preserve"> PAGEREF _Toc109920900 \h </w:instrText>
            </w:r>
            <w:r w:rsidR="00CC3790">
              <w:rPr>
                <w:noProof/>
                <w:webHidden/>
              </w:rPr>
            </w:r>
            <w:r w:rsidR="00CC3790">
              <w:rPr>
                <w:noProof/>
                <w:webHidden/>
              </w:rPr>
              <w:fldChar w:fldCharType="separate"/>
            </w:r>
            <w:r w:rsidR="00CC3790">
              <w:rPr>
                <w:noProof/>
                <w:webHidden/>
              </w:rPr>
              <w:t>65</w:t>
            </w:r>
            <w:r w:rsidR="00CC3790">
              <w:rPr>
                <w:noProof/>
                <w:webHidden/>
              </w:rPr>
              <w:fldChar w:fldCharType="end"/>
            </w:r>
          </w:hyperlink>
        </w:p>
        <w:p w14:paraId="38E217F7" w14:textId="4E7D9D4F" w:rsidR="00CC3790" w:rsidRDefault="00000000">
          <w:pPr>
            <w:pStyle w:val="TOC3"/>
            <w:tabs>
              <w:tab w:val="right" w:leader="dot" w:pos="9350"/>
            </w:tabs>
            <w:rPr>
              <w:rFonts w:asciiTheme="minorHAnsi" w:eastAsiaTheme="minorEastAsia" w:hAnsiTheme="minorHAnsi"/>
              <w:noProof/>
              <w:sz w:val="22"/>
            </w:rPr>
          </w:pPr>
          <w:hyperlink w:anchor="_Toc109920901"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_Toc109920901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54BE2D41" w14:textId="44129426" w:rsidR="00CC3790" w:rsidRDefault="00000000">
          <w:pPr>
            <w:pStyle w:val="TOC2"/>
            <w:rPr>
              <w:rFonts w:asciiTheme="minorHAnsi" w:eastAsiaTheme="minorEastAsia" w:hAnsiTheme="minorHAnsi" w:cstheme="minorBidi"/>
              <w:noProof/>
              <w:sz w:val="22"/>
              <w:szCs w:val="22"/>
            </w:rPr>
          </w:pPr>
          <w:hyperlink w:anchor="_Toc109920902" w:history="1">
            <w:r w:rsidR="00CC3790" w:rsidRPr="001141AF">
              <w:rPr>
                <w:rStyle w:val="Hyperlink"/>
                <w:noProof/>
              </w:rPr>
              <w:t>How does the reproducibility crisis impact ML design</w:t>
            </w:r>
            <w:r w:rsidR="00CC3790">
              <w:rPr>
                <w:noProof/>
                <w:webHidden/>
              </w:rPr>
              <w:tab/>
            </w:r>
            <w:r w:rsidR="00CC3790">
              <w:rPr>
                <w:noProof/>
                <w:webHidden/>
              </w:rPr>
              <w:fldChar w:fldCharType="begin"/>
            </w:r>
            <w:r w:rsidR="00CC3790">
              <w:rPr>
                <w:noProof/>
                <w:webHidden/>
              </w:rPr>
              <w:instrText xml:space="preserve"> PAGEREF _Toc109920902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1EDAFE3E" w14:textId="49606F1C" w:rsidR="00CC3790" w:rsidRDefault="00000000">
          <w:pPr>
            <w:pStyle w:val="TOC3"/>
            <w:tabs>
              <w:tab w:val="right" w:leader="dot" w:pos="9350"/>
            </w:tabs>
            <w:rPr>
              <w:rFonts w:asciiTheme="minorHAnsi" w:eastAsiaTheme="minorEastAsia" w:hAnsiTheme="minorHAnsi"/>
              <w:noProof/>
              <w:sz w:val="22"/>
            </w:rPr>
          </w:pPr>
          <w:hyperlink w:anchor="_Toc109920903" w:history="1">
            <w:r w:rsidR="00CC3790" w:rsidRPr="001141AF">
              <w:rPr>
                <w:rStyle w:val="Hyperlink"/>
                <w:noProof/>
              </w:rPr>
              <w:t>Sources of Non-Determinism Introducing Factors</w:t>
            </w:r>
            <w:r w:rsidR="00CC3790">
              <w:rPr>
                <w:noProof/>
                <w:webHidden/>
              </w:rPr>
              <w:tab/>
            </w:r>
            <w:r w:rsidR="00CC3790">
              <w:rPr>
                <w:noProof/>
                <w:webHidden/>
              </w:rPr>
              <w:fldChar w:fldCharType="begin"/>
            </w:r>
            <w:r w:rsidR="00CC3790">
              <w:rPr>
                <w:noProof/>
                <w:webHidden/>
              </w:rPr>
              <w:instrText xml:space="preserve"> PAGEREF _Toc109920903 \h </w:instrText>
            </w:r>
            <w:r w:rsidR="00CC3790">
              <w:rPr>
                <w:noProof/>
                <w:webHidden/>
              </w:rPr>
            </w:r>
            <w:r w:rsidR="00CC3790">
              <w:rPr>
                <w:noProof/>
                <w:webHidden/>
              </w:rPr>
              <w:fldChar w:fldCharType="separate"/>
            </w:r>
            <w:r w:rsidR="00CC3790">
              <w:rPr>
                <w:noProof/>
                <w:webHidden/>
              </w:rPr>
              <w:t>67</w:t>
            </w:r>
            <w:r w:rsidR="00CC3790">
              <w:rPr>
                <w:noProof/>
                <w:webHidden/>
              </w:rPr>
              <w:fldChar w:fldCharType="end"/>
            </w:r>
          </w:hyperlink>
        </w:p>
        <w:p w14:paraId="52584C04" w14:textId="117CB6EF" w:rsidR="00CC3790" w:rsidRDefault="00000000">
          <w:pPr>
            <w:pStyle w:val="TOC3"/>
            <w:tabs>
              <w:tab w:val="right" w:leader="dot" w:pos="9350"/>
            </w:tabs>
            <w:rPr>
              <w:rFonts w:asciiTheme="minorHAnsi" w:eastAsiaTheme="minorEastAsia" w:hAnsiTheme="minorHAnsi"/>
              <w:noProof/>
              <w:sz w:val="22"/>
            </w:rPr>
          </w:pPr>
          <w:hyperlink w:anchor="_Toc109920904" w:history="1">
            <w:r w:rsidR="00CC3790" w:rsidRPr="001141AF">
              <w:rPr>
                <w:rStyle w:val="Hyperlink"/>
                <w:noProof/>
              </w:rPr>
              <w:t>Influence of societal norms and ethical design</w:t>
            </w:r>
            <w:r w:rsidR="00CC3790">
              <w:rPr>
                <w:noProof/>
                <w:webHidden/>
              </w:rPr>
              <w:tab/>
            </w:r>
            <w:r w:rsidR="00CC3790">
              <w:rPr>
                <w:noProof/>
                <w:webHidden/>
              </w:rPr>
              <w:fldChar w:fldCharType="begin"/>
            </w:r>
            <w:r w:rsidR="00CC3790">
              <w:rPr>
                <w:noProof/>
                <w:webHidden/>
              </w:rPr>
              <w:instrText xml:space="preserve"> PAGEREF _Toc109920904 \h </w:instrText>
            </w:r>
            <w:r w:rsidR="00CC3790">
              <w:rPr>
                <w:noProof/>
                <w:webHidden/>
              </w:rPr>
            </w:r>
            <w:r w:rsidR="00CC3790">
              <w:rPr>
                <w:noProof/>
                <w:webHidden/>
              </w:rPr>
              <w:fldChar w:fldCharType="separate"/>
            </w:r>
            <w:r w:rsidR="00CC3790">
              <w:rPr>
                <w:noProof/>
                <w:webHidden/>
              </w:rPr>
              <w:t>68</w:t>
            </w:r>
            <w:r w:rsidR="00CC3790">
              <w:rPr>
                <w:noProof/>
                <w:webHidden/>
              </w:rPr>
              <w:fldChar w:fldCharType="end"/>
            </w:r>
          </w:hyperlink>
        </w:p>
        <w:p w14:paraId="206917D6" w14:textId="37295963" w:rsidR="00CC3790" w:rsidRDefault="00000000">
          <w:pPr>
            <w:pStyle w:val="TOC3"/>
            <w:tabs>
              <w:tab w:val="right" w:leader="dot" w:pos="9350"/>
            </w:tabs>
            <w:rPr>
              <w:rFonts w:asciiTheme="minorHAnsi" w:eastAsiaTheme="minorEastAsia" w:hAnsiTheme="minorHAnsi"/>
              <w:noProof/>
              <w:sz w:val="22"/>
            </w:rPr>
          </w:pPr>
          <w:hyperlink w:anchor="_Toc109920905" w:history="1">
            <w:r w:rsidR="00CC3790" w:rsidRPr="001141AF">
              <w:rPr>
                <w:rStyle w:val="Hyperlink"/>
                <w:noProof/>
              </w:rPr>
              <w:t>Role of ethical design</w:t>
            </w:r>
            <w:r w:rsidR="00CC3790">
              <w:rPr>
                <w:noProof/>
                <w:webHidden/>
              </w:rPr>
              <w:tab/>
            </w:r>
            <w:r w:rsidR="00CC3790">
              <w:rPr>
                <w:noProof/>
                <w:webHidden/>
              </w:rPr>
              <w:fldChar w:fldCharType="begin"/>
            </w:r>
            <w:r w:rsidR="00CC3790">
              <w:rPr>
                <w:noProof/>
                <w:webHidden/>
              </w:rPr>
              <w:instrText xml:space="preserve"> PAGEREF _Toc109920905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7AC4332C" w14:textId="008D4D7E" w:rsidR="00CC3790" w:rsidRDefault="00000000">
          <w:pPr>
            <w:pStyle w:val="TOC3"/>
            <w:tabs>
              <w:tab w:val="right" w:leader="dot" w:pos="9350"/>
            </w:tabs>
            <w:rPr>
              <w:rFonts w:asciiTheme="minorHAnsi" w:eastAsiaTheme="minorEastAsia" w:hAnsiTheme="minorHAnsi"/>
              <w:noProof/>
              <w:sz w:val="22"/>
            </w:rPr>
          </w:pPr>
          <w:hyperlink w:anchor="_Toc109920906" w:history="1">
            <w:r w:rsidR="00CC3790" w:rsidRPr="001141AF">
              <w:rPr>
                <w:rStyle w:val="Hyperlink"/>
                <w:noProof/>
              </w:rPr>
              <w:t>Threats to validity</w:t>
            </w:r>
            <w:r w:rsidR="00CC3790">
              <w:rPr>
                <w:noProof/>
                <w:webHidden/>
              </w:rPr>
              <w:tab/>
            </w:r>
            <w:r w:rsidR="00CC3790">
              <w:rPr>
                <w:noProof/>
                <w:webHidden/>
              </w:rPr>
              <w:fldChar w:fldCharType="begin"/>
            </w:r>
            <w:r w:rsidR="00CC3790">
              <w:rPr>
                <w:noProof/>
                <w:webHidden/>
              </w:rPr>
              <w:instrText xml:space="preserve"> PAGEREF _Toc109920906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53EC154C" w14:textId="4A691FFE" w:rsidR="00CC3790" w:rsidRDefault="00000000">
          <w:pPr>
            <w:pStyle w:val="TOC3"/>
            <w:tabs>
              <w:tab w:val="right" w:leader="dot" w:pos="9350"/>
            </w:tabs>
            <w:rPr>
              <w:rFonts w:asciiTheme="minorHAnsi" w:eastAsiaTheme="minorEastAsia" w:hAnsiTheme="minorHAnsi"/>
              <w:noProof/>
              <w:sz w:val="22"/>
            </w:rPr>
          </w:pPr>
          <w:hyperlink w:anchor="_Toc109920907" w:history="1">
            <w:r w:rsidR="00CC3790" w:rsidRPr="001141AF">
              <w:rPr>
                <w:rStyle w:val="Hyperlink"/>
                <w:noProof/>
              </w:rPr>
              <w:t>Internal biases</w:t>
            </w:r>
            <w:r w:rsidR="00CC3790">
              <w:rPr>
                <w:noProof/>
                <w:webHidden/>
              </w:rPr>
              <w:tab/>
            </w:r>
            <w:r w:rsidR="00CC3790">
              <w:rPr>
                <w:noProof/>
                <w:webHidden/>
              </w:rPr>
              <w:fldChar w:fldCharType="begin"/>
            </w:r>
            <w:r w:rsidR="00CC3790">
              <w:rPr>
                <w:noProof/>
                <w:webHidden/>
              </w:rPr>
              <w:instrText xml:space="preserve"> PAGEREF _Toc109920907 \h </w:instrText>
            </w:r>
            <w:r w:rsidR="00CC3790">
              <w:rPr>
                <w:noProof/>
                <w:webHidden/>
              </w:rPr>
            </w:r>
            <w:r w:rsidR="00CC3790">
              <w:rPr>
                <w:noProof/>
                <w:webHidden/>
              </w:rPr>
              <w:fldChar w:fldCharType="separate"/>
            </w:r>
            <w:r w:rsidR="00CC3790">
              <w:rPr>
                <w:noProof/>
                <w:webHidden/>
              </w:rPr>
              <w:t>70</w:t>
            </w:r>
            <w:r w:rsidR="00CC3790">
              <w:rPr>
                <w:noProof/>
                <w:webHidden/>
              </w:rPr>
              <w:fldChar w:fldCharType="end"/>
            </w:r>
          </w:hyperlink>
        </w:p>
        <w:p w14:paraId="22F9D742" w14:textId="034CCE61" w:rsidR="00CC3790" w:rsidRDefault="00000000">
          <w:pPr>
            <w:pStyle w:val="TOC3"/>
            <w:tabs>
              <w:tab w:val="right" w:leader="dot" w:pos="9350"/>
            </w:tabs>
            <w:rPr>
              <w:rFonts w:asciiTheme="minorHAnsi" w:eastAsiaTheme="minorEastAsia" w:hAnsiTheme="minorHAnsi"/>
              <w:noProof/>
              <w:sz w:val="22"/>
            </w:rPr>
          </w:pPr>
          <w:hyperlink w:anchor="_Toc109920908" w:history="1">
            <w:r w:rsidR="00CC3790" w:rsidRPr="001141AF">
              <w:rPr>
                <w:rStyle w:val="Hyperlink"/>
                <w:noProof/>
              </w:rPr>
              <w:t>Sources of ethical frameworks</w:t>
            </w:r>
            <w:r w:rsidR="00CC3790">
              <w:rPr>
                <w:noProof/>
                <w:webHidden/>
              </w:rPr>
              <w:tab/>
            </w:r>
            <w:r w:rsidR="00CC3790">
              <w:rPr>
                <w:noProof/>
                <w:webHidden/>
              </w:rPr>
              <w:fldChar w:fldCharType="begin"/>
            </w:r>
            <w:r w:rsidR="00CC3790">
              <w:rPr>
                <w:noProof/>
                <w:webHidden/>
              </w:rPr>
              <w:instrText xml:space="preserve"> PAGEREF _Toc109920908 \h </w:instrText>
            </w:r>
            <w:r w:rsidR="00CC3790">
              <w:rPr>
                <w:noProof/>
                <w:webHidden/>
              </w:rPr>
            </w:r>
            <w:r w:rsidR="00CC3790">
              <w:rPr>
                <w:noProof/>
                <w:webHidden/>
              </w:rPr>
              <w:fldChar w:fldCharType="separate"/>
            </w:r>
            <w:r w:rsidR="00CC3790">
              <w:rPr>
                <w:noProof/>
                <w:webHidden/>
              </w:rPr>
              <w:t>71</w:t>
            </w:r>
            <w:r w:rsidR="00CC3790">
              <w:rPr>
                <w:noProof/>
                <w:webHidden/>
              </w:rPr>
              <w:fldChar w:fldCharType="end"/>
            </w:r>
          </w:hyperlink>
        </w:p>
        <w:p w14:paraId="65C3BFDD" w14:textId="3EF97024" w:rsidR="00CC3790" w:rsidRDefault="00000000">
          <w:pPr>
            <w:pStyle w:val="TOC3"/>
            <w:tabs>
              <w:tab w:val="right" w:leader="dot" w:pos="9350"/>
            </w:tabs>
            <w:rPr>
              <w:rFonts w:asciiTheme="minorHAnsi" w:eastAsiaTheme="minorEastAsia" w:hAnsiTheme="minorHAnsi"/>
              <w:noProof/>
              <w:sz w:val="22"/>
            </w:rPr>
          </w:pPr>
          <w:hyperlink w:anchor="_Toc109920909" w:history="1">
            <w:r w:rsidR="00CC3790" w:rsidRPr="001141AF">
              <w:rPr>
                <w:rStyle w:val="Hyperlink"/>
                <w:noProof/>
              </w:rPr>
              <w:t>Controversial Subjects</w:t>
            </w:r>
            <w:r w:rsidR="00CC3790">
              <w:rPr>
                <w:noProof/>
                <w:webHidden/>
              </w:rPr>
              <w:tab/>
            </w:r>
            <w:r w:rsidR="00CC3790">
              <w:rPr>
                <w:noProof/>
                <w:webHidden/>
              </w:rPr>
              <w:fldChar w:fldCharType="begin"/>
            </w:r>
            <w:r w:rsidR="00CC3790">
              <w:rPr>
                <w:noProof/>
                <w:webHidden/>
              </w:rPr>
              <w:instrText xml:space="preserve"> PAGEREF _Toc109920909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21A466AA" w14:textId="251BF3ED" w:rsidR="00CC3790" w:rsidRDefault="00000000">
          <w:pPr>
            <w:pStyle w:val="TOC2"/>
            <w:rPr>
              <w:rFonts w:asciiTheme="minorHAnsi" w:eastAsiaTheme="minorEastAsia" w:hAnsiTheme="minorHAnsi" w:cstheme="minorBidi"/>
              <w:noProof/>
              <w:sz w:val="22"/>
              <w:szCs w:val="22"/>
            </w:rPr>
          </w:pPr>
          <w:hyperlink w:anchor="_Toc109920910" w:history="1">
            <w:r w:rsidR="00CC3790" w:rsidRPr="001141AF">
              <w:rPr>
                <w:rStyle w:val="Hyperlink"/>
                <w:noProof/>
              </w:rPr>
              <w:t>Ethical considerations of A.I.</w:t>
            </w:r>
            <w:r w:rsidR="00CC3790">
              <w:rPr>
                <w:noProof/>
                <w:webHidden/>
              </w:rPr>
              <w:tab/>
            </w:r>
            <w:r w:rsidR="00CC3790">
              <w:rPr>
                <w:noProof/>
                <w:webHidden/>
              </w:rPr>
              <w:fldChar w:fldCharType="begin"/>
            </w:r>
            <w:r w:rsidR="00CC3790">
              <w:rPr>
                <w:noProof/>
                <w:webHidden/>
              </w:rPr>
              <w:instrText xml:space="preserve"> PAGEREF _Toc109920910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3B035862" w14:textId="15DFD32C" w:rsidR="00CC3790" w:rsidRDefault="00000000">
          <w:pPr>
            <w:pStyle w:val="TOC3"/>
            <w:tabs>
              <w:tab w:val="right" w:leader="dot" w:pos="9350"/>
            </w:tabs>
            <w:rPr>
              <w:rFonts w:asciiTheme="minorHAnsi" w:eastAsiaTheme="minorEastAsia" w:hAnsiTheme="minorHAnsi"/>
              <w:noProof/>
              <w:sz w:val="22"/>
            </w:rPr>
          </w:pPr>
          <w:hyperlink w:anchor="_Toc109920911" w:history="1">
            <w:r w:rsidR="00CC3790" w:rsidRPr="001141AF">
              <w:rPr>
                <w:rStyle w:val="Hyperlink"/>
                <w:noProof/>
              </w:rPr>
              <w:t>Roles of Artificial Intelligence</w:t>
            </w:r>
            <w:r w:rsidR="00CC3790">
              <w:rPr>
                <w:noProof/>
                <w:webHidden/>
              </w:rPr>
              <w:tab/>
            </w:r>
            <w:r w:rsidR="00CC3790">
              <w:rPr>
                <w:noProof/>
                <w:webHidden/>
              </w:rPr>
              <w:fldChar w:fldCharType="begin"/>
            </w:r>
            <w:r w:rsidR="00CC3790">
              <w:rPr>
                <w:noProof/>
                <w:webHidden/>
              </w:rPr>
              <w:instrText xml:space="preserve"> PAGEREF _Toc109920911 \h </w:instrText>
            </w:r>
            <w:r w:rsidR="00CC3790">
              <w:rPr>
                <w:noProof/>
                <w:webHidden/>
              </w:rPr>
            </w:r>
            <w:r w:rsidR="00CC3790">
              <w:rPr>
                <w:noProof/>
                <w:webHidden/>
              </w:rPr>
              <w:fldChar w:fldCharType="separate"/>
            </w:r>
            <w:r w:rsidR="00CC3790">
              <w:rPr>
                <w:noProof/>
                <w:webHidden/>
              </w:rPr>
              <w:t>73</w:t>
            </w:r>
            <w:r w:rsidR="00CC3790">
              <w:rPr>
                <w:noProof/>
                <w:webHidden/>
              </w:rPr>
              <w:fldChar w:fldCharType="end"/>
            </w:r>
          </w:hyperlink>
        </w:p>
        <w:p w14:paraId="0A626C2A" w14:textId="0A44FC19" w:rsidR="00CC3790" w:rsidRDefault="00000000">
          <w:pPr>
            <w:pStyle w:val="TOC3"/>
            <w:tabs>
              <w:tab w:val="right" w:leader="dot" w:pos="9350"/>
            </w:tabs>
            <w:rPr>
              <w:rFonts w:asciiTheme="minorHAnsi" w:eastAsiaTheme="minorEastAsia" w:hAnsiTheme="minorHAnsi"/>
              <w:noProof/>
              <w:sz w:val="22"/>
            </w:rPr>
          </w:pPr>
          <w:hyperlink w:anchor="_Toc109920912" w:history="1">
            <w:r w:rsidR="00CC3790" w:rsidRPr="001141AF">
              <w:rPr>
                <w:rStyle w:val="Hyperlink"/>
                <w:noProof/>
              </w:rPr>
              <w:t>Design Considerations</w:t>
            </w:r>
            <w:r w:rsidR="00CC3790">
              <w:rPr>
                <w:noProof/>
                <w:webHidden/>
              </w:rPr>
              <w:tab/>
            </w:r>
            <w:r w:rsidR="00CC3790">
              <w:rPr>
                <w:noProof/>
                <w:webHidden/>
              </w:rPr>
              <w:fldChar w:fldCharType="begin"/>
            </w:r>
            <w:r w:rsidR="00CC3790">
              <w:rPr>
                <w:noProof/>
                <w:webHidden/>
              </w:rPr>
              <w:instrText xml:space="preserve"> PAGEREF _Toc109920912 \h </w:instrText>
            </w:r>
            <w:r w:rsidR="00CC3790">
              <w:rPr>
                <w:noProof/>
                <w:webHidden/>
              </w:rPr>
            </w:r>
            <w:r w:rsidR="00CC3790">
              <w:rPr>
                <w:noProof/>
                <w:webHidden/>
              </w:rPr>
              <w:fldChar w:fldCharType="separate"/>
            </w:r>
            <w:r w:rsidR="00CC3790">
              <w:rPr>
                <w:noProof/>
                <w:webHidden/>
              </w:rPr>
              <w:t>75</w:t>
            </w:r>
            <w:r w:rsidR="00CC3790">
              <w:rPr>
                <w:noProof/>
                <w:webHidden/>
              </w:rPr>
              <w:fldChar w:fldCharType="end"/>
            </w:r>
          </w:hyperlink>
        </w:p>
        <w:p w14:paraId="7CDC4273" w14:textId="38729186" w:rsidR="00CC3790" w:rsidRDefault="00000000">
          <w:pPr>
            <w:pStyle w:val="TOC3"/>
            <w:tabs>
              <w:tab w:val="right" w:leader="dot" w:pos="9350"/>
            </w:tabs>
            <w:rPr>
              <w:rFonts w:asciiTheme="minorHAnsi" w:eastAsiaTheme="minorEastAsia" w:hAnsiTheme="minorHAnsi"/>
              <w:noProof/>
              <w:sz w:val="22"/>
            </w:rPr>
          </w:pPr>
          <w:hyperlink w:anchor="_Toc109920913" w:history="1">
            <w:r w:rsidR="00CC3790" w:rsidRPr="001141AF">
              <w:rPr>
                <w:rStyle w:val="Hyperlink"/>
                <w:noProof/>
              </w:rPr>
              <w:t>Human-Centric</w:t>
            </w:r>
            <w:r w:rsidR="00CC3790">
              <w:rPr>
                <w:noProof/>
                <w:webHidden/>
              </w:rPr>
              <w:tab/>
            </w:r>
            <w:r w:rsidR="00CC3790">
              <w:rPr>
                <w:noProof/>
                <w:webHidden/>
              </w:rPr>
              <w:fldChar w:fldCharType="begin"/>
            </w:r>
            <w:r w:rsidR="00CC3790">
              <w:rPr>
                <w:noProof/>
                <w:webHidden/>
              </w:rPr>
              <w:instrText xml:space="preserve"> PAGEREF _Toc109920913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28EE22A6" w14:textId="54990EA2" w:rsidR="00CC3790" w:rsidRDefault="00000000">
          <w:pPr>
            <w:pStyle w:val="TOC3"/>
            <w:tabs>
              <w:tab w:val="right" w:leader="dot" w:pos="9350"/>
            </w:tabs>
            <w:rPr>
              <w:rFonts w:asciiTheme="minorHAnsi" w:eastAsiaTheme="minorEastAsia" w:hAnsiTheme="minorHAnsi"/>
              <w:noProof/>
              <w:sz w:val="22"/>
            </w:rPr>
          </w:pPr>
          <w:hyperlink w:anchor="_Toc109920914" w:history="1">
            <w:r w:rsidR="00CC3790" w:rsidRPr="001141AF">
              <w:rPr>
                <w:rStyle w:val="Hyperlink"/>
                <w:noProof/>
              </w:rPr>
              <w:t>Transparent and Explainable</w:t>
            </w:r>
            <w:r w:rsidR="00CC3790">
              <w:rPr>
                <w:noProof/>
                <w:webHidden/>
              </w:rPr>
              <w:tab/>
            </w:r>
            <w:r w:rsidR="00CC3790">
              <w:rPr>
                <w:noProof/>
                <w:webHidden/>
              </w:rPr>
              <w:fldChar w:fldCharType="begin"/>
            </w:r>
            <w:r w:rsidR="00CC3790">
              <w:rPr>
                <w:noProof/>
                <w:webHidden/>
              </w:rPr>
              <w:instrText xml:space="preserve"> PAGEREF _Toc109920914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52B4114C" w14:textId="75777E73" w:rsidR="00CC3790" w:rsidRDefault="00000000">
          <w:pPr>
            <w:pStyle w:val="TOC3"/>
            <w:tabs>
              <w:tab w:val="right" w:leader="dot" w:pos="9350"/>
            </w:tabs>
            <w:rPr>
              <w:rFonts w:asciiTheme="minorHAnsi" w:eastAsiaTheme="minorEastAsia" w:hAnsiTheme="minorHAnsi"/>
              <w:noProof/>
              <w:sz w:val="22"/>
            </w:rPr>
          </w:pPr>
          <w:hyperlink w:anchor="_Toc109920915" w:history="1">
            <w:r w:rsidR="00CC3790" w:rsidRPr="001141AF">
              <w:rPr>
                <w:rStyle w:val="Hyperlink"/>
                <w:noProof/>
              </w:rPr>
              <w:t>Robust and Secure</w:t>
            </w:r>
            <w:r w:rsidR="00CC3790">
              <w:rPr>
                <w:noProof/>
                <w:webHidden/>
              </w:rPr>
              <w:tab/>
            </w:r>
            <w:r w:rsidR="00CC3790">
              <w:rPr>
                <w:noProof/>
                <w:webHidden/>
              </w:rPr>
              <w:fldChar w:fldCharType="begin"/>
            </w:r>
            <w:r w:rsidR="00CC3790">
              <w:rPr>
                <w:noProof/>
                <w:webHidden/>
              </w:rPr>
              <w:instrText xml:space="preserve"> PAGEREF _Toc109920915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61086607" w14:textId="1FB9CFF5" w:rsidR="00CC3790" w:rsidRDefault="00000000">
          <w:pPr>
            <w:pStyle w:val="TOC3"/>
            <w:tabs>
              <w:tab w:val="right" w:leader="dot" w:pos="9350"/>
            </w:tabs>
            <w:rPr>
              <w:rFonts w:asciiTheme="minorHAnsi" w:eastAsiaTheme="minorEastAsia" w:hAnsiTheme="minorHAnsi"/>
              <w:noProof/>
              <w:sz w:val="22"/>
            </w:rPr>
          </w:pPr>
          <w:hyperlink w:anchor="_Toc109920916"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_Toc109920916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1A3EF715" w14:textId="6F6224C6" w:rsidR="00CC3790" w:rsidRDefault="00000000">
          <w:pPr>
            <w:pStyle w:val="TOC2"/>
            <w:rPr>
              <w:rFonts w:asciiTheme="minorHAnsi" w:eastAsiaTheme="minorEastAsia" w:hAnsiTheme="minorHAnsi" w:cstheme="minorBidi"/>
              <w:noProof/>
              <w:sz w:val="22"/>
              <w:szCs w:val="22"/>
            </w:rPr>
          </w:pPr>
          <w:hyperlink w:anchor="_Toc109920917"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_Toc109920917 \h </w:instrText>
            </w:r>
            <w:r w:rsidR="00CC3790">
              <w:rPr>
                <w:noProof/>
                <w:webHidden/>
              </w:rPr>
            </w:r>
            <w:r w:rsidR="00CC3790">
              <w:rPr>
                <w:noProof/>
                <w:webHidden/>
              </w:rPr>
              <w:fldChar w:fldCharType="separate"/>
            </w:r>
            <w:r w:rsidR="00CC3790">
              <w:rPr>
                <w:noProof/>
                <w:webHidden/>
              </w:rPr>
              <w:t>78</w:t>
            </w:r>
            <w:r w:rsidR="00CC3790">
              <w:rPr>
                <w:noProof/>
                <w:webHidden/>
              </w:rPr>
              <w:fldChar w:fldCharType="end"/>
            </w:r>
          </w:hyperlink>
        </w:p>
        <w:p w14:paraId="7C99A09D" w14:textId="0C80B4B3" w:rsidR="00CC3790" w:rsidRDefault="00000000" w:rsidP="00CC3790">
          <w:pPr>
            <w:pStyle w:val="TOC1"/>
            <w:rPr>
              <w:rFonts w:asciiTheme="minorHAnsi" w:eastAsiaTheme="minorEastAsia" w:hAnsiTheme="minorHAnsi" w:cstheme="minorBidi"/>
              <w:noProof/>
              <w:sz w:val="22"/>
            </w:rPr>
          </w:pPr>
          <w:hyperlink w:anchor="_Toc109920918" w:history="1">
            <w:r w:rsidR="00CC3790" w:rsidRPr="001141AF">
              <w:rPr>
                <w:rStyle w:val="Hyperlink"/>
                <w:noProof/>
              </w:rPr>
              <w:t>Chapter 3: Research Method</w:t>
            </w:r>
            <w:r w:rsidR="00CC3790">
              <w:rPr>
                <w:noProof/>
                <w:webHidden/>
              </w:rPr>
              <w:tab/>
            </w:r>
            <w:r w:rsidR="00CC3790">
              <w:rPr>
                <w:noProof/>
                <w:webHidden/>
              </w:rPr>
              <w:fldChar w:fldCharType="begin"/>
            </w:r>
            <w:r w:rsidR="00CC3790">
              <w:rPr>
                <w:noProof/>
                <w:webHidden/>
              </w:rPr>
              <w:instrText xml:space="preserve"> PAGEREF _Toc109920918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2CB3ABE2" w14:textId="55955D40" w:rsidR="00CC3790" w:rsidRDefault="00000000">
          <w:pPr>
            <w:pStyle w:val="TOC2"/>
            <w:rPr>
              <w:rFonts w:asciiTheme="minorHAnsi" w:eastAsiaTheme="minorEastAsia" w:hAnsiTheme="minorHAnsi" w:cstheme="minorBidi"/>
              <w:noProof/>
              <w:sz w:val="22"/>
              <w:szCs w:val="22"/>
            </w:rPr>
          </w:pPr>
          <w:hyperlink w:anchor="_Toc109920919"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_Toc109920919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03D5D8E5" w14:textId="09D66F23" w:rsidR="00CC3790" w:rsidRDefault="00000000">
          <w:pPr>
            <w:pStyle w:val="TOC2"/>
            <w:rPr>
              <w:rFonts w:asciiTheme="minorHAnsi" w:eastAsiaTheme="minorEastAsia" w:hAnsiTheme="minorHAnsi" w:cstheme="minorBidi"/>
              <w:noProof/>
              <w:sz w:val="22"/>
              <w:szCs w:val="22"/>
            </w:rPr>
          </w:pPr>
          <w:hyperlink w:anchor="_Toc109920920"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_Toc109920920 \h </w:instrText>
            </w:r>
            <w:r w:rsidR="00CC3790">
              <w:rPr>
                <w:noProof/>
                <w:webHidden/>
              </w:rPr>
            </w:r>
            <w:r w:rsidR="00CC3790">
              <w:rPr>
                <w:noProof/>
                <w:webHidden/>
              </w:rPr>
              <w:fldChar w:fldCharType="separate"/>
            </w:r>
            <w:r w:rsidR="00CC3790">
              <w:rPr>
                <w:noProof/>
                <w:webHidden/>
              </w:rPr>
              <w:t>81</w:t>
            </w:r>
            <w:r w:rsidR="00CC3790">
              <w:rPr>
                <w:noProof/>
                <w:webHidden/>
              </w:rPr>
              <w:fldChar w:fldCharType="end"/>
            </w:r>
          </w:hyperlink>
        </w:p>
        <w:p w14:paraId="3DEE69DC" w14:textId="7D6A2369" w:rsidR="00CC3790" w:rsidRDefault="00000000">
          <w:pPr>
            <w:pStyle w:val="TOC2"/>
            <w:rPr>
              <w:rFonts w:asciiTheme="minorHAnsi" w:eastAsiaTheme="minorEastAsia" w:hAnsiTheme="minorHAnsi" w:cstheme="minorBidi"/>
              <w:noProof/>
              <w:sz w:val="22"/>
              <w:szCs w:val="22"/>
            </w:rPr>
          </w:pPr>
          <w:hyperlink w:anchor="_Toc109920921" w:history="1">
            <w:r w:rsidR="00CC3790" w:rsidRPr="001141AF">
              <w:rPr>
                <w:rStyle w:val="Hyperlink"/>
                <w:noProof/>
              </w:rPr>
              <w:t>Research Methodology and Design</w:t>
            </w:r>
            <w:r w:rsidR="00CC3790">
              <w:rPr>
                <w:noProof/>
                <w:webHidden/>
              </w:rPr>
              <w:tab/>
            </w:r>
            <w:r w:rsidR="00CC3790">
              <w:rPr>
                <w:noProof/>
                <w:webHidden/>
              </w:rPr>
              <w:fldChar w:fldCharType="begin"/>
            </w:r>
            <w:r w:rsidR="00CC3790">
              <w:rPr>
                <w:noProof/>
                <w:webHidden/>
              </w:rPr>
              <w:instrText xml:space="preserve"> PAGEREF _Toc109920921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7E5FFE40" w14:textId="093EC895" w:rsidR="00CC3790" w:rsidRDefault="00000000">
          <w:pPr>
            <w:pStyle w:val="TOC3"/>
            <w:tabs>
              <w:tab w:val="right" w:leader="dot" w:pos="9350"/>
            </w:tabs>
            <w:rPr>
              <w:rFonts w:asciiTheme="minorHAnsi" w:eastAsiaTheme="minorEastAsia" w:hAnsiTheme="minorHAnsi"/>
              <w:noProof/>
              <w:sz w:val="22"/>
            </w:rPr>
          </w:pPr>
          <w:hyperlink w:anchor="_Toc109920922" w:history="1">
            <w:r w:rsidR="00CC3790" w:rsidRPr="001141AF">
              <w:rPr>
                <w:rStyle w:val="Hyperlink"/>
                <w:noProof/>
              </w:rPr>
              <w:t>Study Appropriateness</w:t>
            </w:r>
            <w:r w:rsidR="00CC3790">
              <w:rPr>
                <w:noProof/>
                <w:webHidden/>
              </w:rPr>
              <w:tab/>
            </w:r>
            <w:r w:rsidR="00CC3790">
              <w:rPr>
                <w:noProof/>
                <w:webHidden/>
              </w:rPr>
              <w:fldChar w:fldCharType="begin"/>
            </w:r>
            <w:r w:rsidR="00CC3790">
              <w:rPr>
                <w:noProof/>
                <w:webHidden/>
              </w:rPr>
              <w:instrText xml:space="preserve"> PAGEREF _Toc109920922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43A9DB94" w14:textId="4C504620" w:rsidR="00CC3790" w:rsidRDefault="00000000">
          <w:pPr>
            <w:pStyle w:val="TOC3"/>
            <w:tabs>
              <w:tab w:val="right" w:leader="dot" w:pos="9350"/>
            </w:tabs>
            <w:rPr>
              <w:rFonts w:asciiTheme="minorHAnsi" w:eastAsiaTheme="minorEastAsia" w:hAnsiTheme="minorHAnsi"/>
              <w:noProof/>
              <w:sz w:val="22"/>
            </w:rPr>
          </w:pPr>
          <w:hyperlink w:anchor="_Toc109920923" w:history="1">
            <w:r w:rsidR="00CC3790" w:rsidRPr="001141AF">
              <w:rPr>
                <w:rStyle w:val="Hyperlink"/>
                <w:noProof/>
              </w:rPr>
              <w:t>Alternative Methodologies</w:t>
            </w:r>
            <w:r w:rsidR="00CC3790">
              <w:rPr>
                <w:noProof/>
                <w:webHidden/>
              </w:rPr>
              <w:tab/>
            </w:r>
            <w:r w:rsidR="00CC3790">
              <w:rPr>
                <w:noProof/>
                <w:webHidden/>
              </w:rPr>
              <w:fldChar w:fldCharType="begin"/>
            </w:r>
            <w:r w:rsidR="00CC3790">
              <w:rPr>
                <w:noProof/>
                <w:webHidden/>
              </w:rPr>
              <w:instrText xml:space="preserve"> PAGEREF _Toc109920923 \h </w:instrText>
            </w:r>
            <w:r w:rsidR="00CC3790">
              <w:rPr>
                <w:noProof/>
                <w:webHidden/>
              </w:rPr>
            </w:r>
            <w:r w:rsidR="00CC3790">
              <w:rPr>
                <w:noProof/>
                <w:webHidden/>
              </w:rPr>
              <w:fldChar w:fldCharType="separate"/>
            </w:r>
            <w:r w:rsidR="00CC3790">
              <w:rPr>
                <w:noProof/>
                <w:webHidden/>
              </w:rPr>
              <w:t>83</w:t>
            </w:r>
            <w:r w:rsidR="00CC3790">
              <w:rPr>
                <w:noProof/>
                <w:webHidden/>
              </w:rPr>
              <w:fldChar w:fldCharType="end"/>
            </w:r>
          </w:hyperlink>
        </w:p>
        <w:p w14:paraId="6659A032" w14:textId="5040F33A" w:rsidR="00CC3790" w:rsidRDefault="00000000">
          <w:pPr>
            <w:pStyle w:val="TOC2"/>
            <w:rPr>
              <w:rFonts w:asciiTheme="minorHAnsi" w:eastAsiaTheme="minorEastAsia" w:hAnsiTheme="minorHAnsi" w:cstheme="minorBidi"/>
              <w:noProof/>
              <w:sz w:val="22"/>
              <w:szCs w:val="22"/>
            </w:rPr>
          </w:pPr>
          <w:hyperlink w:anchor="_Toc109920924" w:history="1">
            <w:r w:rsidR="00CC3790" w:rsidRPr="001141AF">
              <w:rPr>
                <w:rStyle w:val="Hyperlink"/>
                <w:noProof/>
              </w:rPr>
              <w:t>Population and Sample</w:t>
            </w:r>
            <w:r w:rsidR="00CC3790">
              <w:rPr>
                <w:noProof/>
                <w:webHidden/>
              </w:rPr>
              <w:tab/>
            </w:r>
            <w:r w:rsidR="00CC3790">
              <w:rPr>
                <w:noProof/>
                <w:webHidden/>
              </w:rPr>
              <w:fldChar w:fldCharType="begin"/>
            </w:r>
            <w:r w:rsidR="00CC3790">
              <w:rPr>
                <w:noProof/>
                <w:webHidden/>
              </w:rPr>
              <w:instrText xml:space="preserve"> PAGEREF _Toc109920924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1763796E" w14:textId="789C9A2E" w:rsidR="00CC3790" w:rsidRDefault="00000000">
          <w:pPr>
            <w:pStyle w:val="TOC3"/>
            <w:tabs>
              <w:tab w:val="right" w:leader="dot" w:pos="9350"/>
            </w:tabs>
            <w:rPr>
              <w:rFonts w:asciiTheme="minorHAnsi" w:eastAsiaTheme="minorEastAsia" w:hAnsiTheme="minorHAnsi"/>
              <w:noProof/>
              <w:sz w:val="22"/>
            </w:rPr>
          </w:pPr>
          <w:hyperlink w:anchor="_Toc109920925" w:history="1">
            <w:r w:rsidR="00CC3790" w:rsidRPr="001141AF">
              <w:rPr>
                <w:rStyle w:val="Hyperlink"/>
                <w:noProof/>
              </w:rPr>
              <w:t>Determining Power</w:t>
            </w:r>
            <w:r w:rsidR="00CC3790">
              <w:rPr>
                <w:noProof/>
                <w:webHidden/>
              </w:rPr>
              <w:tab/>
            </w:r>
            <w:r w:rsidR="00CC3790">
              <w:rPr>
                <w:noProof/>
                <w:webHidden/>
              </w:rPr>
              <w:fldChar w:fldCharType="begin"/>
            </w:r>
            <w:r w:rsidR="00CC3790">
              <w:rPr>
                <w:noProof/>
                <w:webHidden/>
              </w:rPr>
              <w:instrText xml:space="preserve"> PAGEREF _Toc109920925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E362D94" w14:textId="78E49AE0" w:rsidR="00CC3790" w:rsidRDefault="00000000">
          <w:pPr>
            <w:pStyle w:val="TOC3"/>
            <w:tabs>
              <w:tab w:val="right" w:leader="dot" w:pos="9350"/>
            </w:tabs>
            <w:rPr>
              <w:rFonts w:asciiTheme="minorHAnsi" w:eastAsiaTheme="minorEastAsia" w:hAnsiTheme="minorHAnsi"/>
              <w:noProof/>
              <w:sz w:val="22"/>
            </w:rPr>
          </w:pPr>
          <w:hyperlink w:anchor="_Toc109920926" w:history="1">
            <w:r w:rsidR="00CC3790" w:rsidRPr="001141AF">
              <w:rPr>
                <w:rStyle w:val="Hyperlink"/>
                <w:noProof/>
              </w:rPr>
              <w:t>Determining Effect</w:t>
            </w:r>
            <w:r w:rsidR="00CC3790">
              <w:rPr>
                <w:noProof/>
                <w:webHidden/>
              </w:rPr>
              <w:tab/>
            </w:r>
            <w:r w:rsidR="00CC3790">
              <w:rPr>
                <w:noProof/>
                <w:webHidden/>
              </w:rPr>
              <w:fldChar w:fldCharType="begin"/>
            </w:r>
            <w:r w:rsidR="00CC3790">
              <w:rPr>
                <w:noProof/>
                <w:webHidden/>
              </w:rPr>
              <w:instrText xml:space="preserve"> PAGEREF _Toc109920926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F7F5E94" w14:textId="653C007A" w:rsidR="00CC3790" w:rsidRDefault="00000000">
          <w:pPr>
            <w:pStyle w:val="TOC3"/>
            <w:tabs>
              <w:tab w:val="right" w:leader="dot" w:pos="9350"/>
            </w:tabs>
            <w:rPr>
              <w:rFonts w:asciiTheme="minorHAnsi" w:eastAsiaTheme="minorEastAsia" w:hAnsiTheme="minorHAnsi"/>
              <w:noProof/>
              <w:sz w:val="22"/>
            </w:rPr>
          </w:pPr>
          <w:hyperlink w:anchor="_Toc109920927" w:history="1">
            <w:r w:rsidR="00CC3790" w:rsidRPr="001141AF">
              <w:rPr>
                <w:rStyle w:val="Hyperlink"/>
                <w:noProof/>
              </w:rPr>
              <w:t>Potential Sample Sizes</w:t>
            </w:r>
            <w:r w:rsidR="00CC3790">
              <w:rPr>
                <w:noProof/>
                <w:webHidden/>
              </w:rPr>
              <w:tab/>
            </w:r>
            <w:r w:rsidR="00CC3790">
              <w:rPr>
                <w:noProof/>
                <w:webHidden/>
              </w:rPr>
              <w:fldChar w:fldCharType="begin"/>
            </w:r>
            <w:r w:rsidR="00CC3790">
              <w:rPr>
                <w:noProof/>
                <w:webHidden/>
              </w:rPr>
              <w:instrText xml:space="preserve"> PAGEREF _Toc109920927 \h </w:instrText>
            </w:r>
            <w:r w:rsidR="00CC3790">
              <w:rPr>
                <w:noProof/>
                <w:webHidden/>
              </w:rPr>
            </w:r>
            <w:r w:rsidR="00CC3790">
              <w:rPr>
                <w:noProof/>
                <w:webHidden/>
              </w:rPr>
              <w:fldChar w:fldCharType="separate"/>
            </w:r>
            <w:r w:rsidR="00CC3790">
              <w:rPr>
                <w:noProof/>
                <w:webHidden/>
              </w:rPr>
              <w:t>86</w:t>
            </w:r>
            <w:r w:rsidR="00CC3790">
              <w:rPr>
                <w:noProof/>
                <w:webHidden/>
              </w:rPr>
              <w:fldChar w:fldCharType="end"/>
            </w:r>
          </w:hyperlink>
        </w:p>
        <w:p w14:paraId="345C4F79" w14:textId="5EFEA176" w:rsidR="00CC3790" w:rsidRDefault="00000000">
          <w:pPr>
            <w:pStyle w:val="TOC3"/>
            <w:tabs>
              <w:tab w:val="right" w:leader="dot" w:pos="9350"/>
            </w:tabs>
            <w:rPr>
              <w:rFonts w:asciiTheme="minorHAnsi" w:eastAsiaTheme="minorEastAsia" w:hAnsiTheme="minorHAnsi"/>
              <w:noProof/>
              <w:sz w:val="22"/>
            </w:rPr>
          </w:pPr>
          <w:hyperlink w:anchor="_Toc109920928" w:history="1">
            <w:r w:rsidR="00CC3790" w:rsidRPr="001141AF">
              <w:rPr>
                <w:rStyle w:val="Hyperlink"/>
                <w:noProof/>
              </w:rPr>
              <w:t>Acquiring the Sample</w:t>
            </w:r>
            <w:r w:rsidR="00CC3790">
              <w:rPr>
                <w:noProof/>
                <w:webHidden/>
              </w:rPr>
              <w:tab/>
            </w:r>
            <w:r w:rsidR="00CC3790">
              <w:rPr>
                <w:noProof/>
                <w:webHidden/>
              </w:rPr>
              <w:fldChar w:fldCharType="begin"/>
            </w:r>
            <w:r w:rsidR="00CC3790">
              <w:rPr>
                <w:noProof/>
                <w:webHidden/>
              </w:rPr>
              <w:instrText xml:space="preserve"> PAGEREF _Toc109920928 \h </w:instrText>
            </w:r>
            <w:r w:rsidR="00CC3790">
              <w:rPr>
                <w:noProof/>
                <w:webHidden/>
              </w:rPr>
            </w:r>
            <w:r w:rsidR="00CC3790">
              <w:rPr>
                <w:noProof/>
                <w:webHidden/>
              </w:rPr>
              <w:fldChar w:fldCharType="separate"/>
            </w:r>
            <w:r w:rsidR="00CC3790">
              <w:rPr>
                <w:noProof/>
                <w:webHidden/>
              </w:rPr>
              <w:t>87</w:t>
            </w:r>
            <w:r w:rsidR="00CC3790">
              <w:rPr>
                <w:noProof/>
                <w:webHidden/>
              </w:rPr>
              <w:fldChar w:fldCharType="end"/>
            </w:r>
          </w:hyperlink>
        </w:p>
        <w:p w14:paraId="5461AA86" w14:textId="121160C8" w:rsidR="00CC3790" w:rsidRDefault="00000000">
          <w:pPr>
            <w:pStyle w:val="TOC2"/>
            <w:rPr>
              <w:rFonts w:asciiTheme="minorHAnsi" w:eastAsiaTheme="minorEastAsia" w:hAnsiTheme="minorHAnsi" w:cstheme="minorBidi"/>
              <w:noProof/>
              <w:sz w:val="22"/>
              <w:szCs w:val="22"/>
            </w:rPr>
          </w:pPr>
          <w:hyperlink w:anchor="_Toc109920929" w:history="1">
            <w:r w:rsidR="00CC3790" w:rsidRPr="001141AF">
              <w:rPr>
                <w:rStyle w:val="Hyperlink"/>
                <w:noProof/>
              </w:rPr>
              <w:t>Instrumentation</w:t>
            </w:r>
            <w:r w:rsidR="00CC3790">
              <w:rPr>
                <w:noProof/>
                <w:webHidden/>
              </w:rPr>
              <w:tab/>
            </w:r>
            <w:r w:rsidR="00CC3790">
              <w:rPr>
                <w:noProof/>
                <w:webHidden/>
              </w:rPr>
              <w:fldChar w:fldCharType="begin"/>
            </w:r>
            <w:r w:rsidR="00CC3790">
              <w:rPr>
                <w:noProof/>
                <w:webHidden/>
              </w:rPr>
              <w:instrText xml:space="preserve"> PAGEREF _Toc109920929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41D7C127" w14:textId="1C6C591F" w:rsidR="00CC3790" w:rsidRDefault="00000000">
          <w:pPr>
            <w:pStyle w:val="TOC3"/>
            <w:tabs>
              <w:tab w:val="right" w:leader="dot" w:pos="9350"/>
            </w:tabs>
            <w:rPr>
              <w:rFonts w:asciiTheme="minorHAnsi" w:eastAsiaTheme="minorEastAsia" w:hAnsiTheme="minorHAnsi"/>
              <w:noProof/>
              <w:sz w:val="22"/>
            </w:rPr>
          </w:pPr>
          <w:hyperlink w:anchor="_Toc109920930" w:history="1">
            <w:r w:rsidR="00CC3790" w:rsidRPr="001141AF">
              <w:rPr>
                <w:rStyle w:val="Hyperlink"/>
                <w:noProof/>
              </w:rPr>
              <w:t>ML Training Instruments</w:t>
            </w:r>
            <w:r w:rsidR="00CC3790">
              <w:rPr>
                <w:noProof/>
                <w:webHidden/>
              </w:rPr>
              <w:tab/>
            </w:r>
            <w:r w:rsidR="00CC3790">
              <w:rPr>
                <w:noProof/>
                <w:webHidden/>
              </w:rPr>
              <w:fldChar w:fldCharType="begin"/>
            </w:r>
            <w:r w:rsidR="00CC3790">
              <w:rPr>
                <w:noProof/>
                <w:webHidden/>
              </w:rPr>
              <w:instrText xml:space="preserve"> PAGEREF _Toc109920930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0D19D348" w14:textId="38DA8A3D" w:rsidR="00CC3790" w:rsidRDefault="00000000">
          <w:pPr>
            <w:pStyle w:val="TOC3"/>
            <w:tabs>
              <w:tab w:val="right" w:leader="dot" w:pos="9350"/>
            </w:tabs>
            <w:rPr>
              <w:rFonts w:asciiTheme="minorHAnsi" w:eastAsiaTheme="minorEastAsia" w:hAnsiTheme="minorHAnsi"/>
              <w:noProof/>
              <w:sz w:val="22"/>
            </w:rPr>
          </w:pPr>
          <w:hyperlink w:anchor="_Toc109920931" w:history="1">
            <w:r w:rsidR="00CC3790" w:rsidRPr="001141AF">
              <w:rPr>
                <w:rStyle w:val="Hyperlink"/>
                <w:noProof/>
              </w:rPr>
              <w:t>ML Model Instruments</w:t>
            </w:r>
            <w:r w:rsidR="00CC3790">
              <w:rPr>
                <w:noProof/>
                <w:webHidden/>
              </w:rPr>
              <w:tab/>
            </w:r>
            <w:r w:rsidR="00CC3790">
              <w:rPr>
                <w:noProof/>
                <w:webHidden/>
              </w:rPr>
              <w:fldChar w:fldCharType="begin"/>
            </w:r>
            <w:r w:rsidR="00CC3790">
              <w:rPr>
                <w:noProof/>
                <w:webHidden/>
              </w:rPr>
              <w:instrText xml:space="preserve"> PAGEREF _Toc109920931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2CB2A07" w14:textId="63B96EF1" w:rsidR="00CC3790" w:rsidRDefault="00000000">
          <w:pPr>
            <w:pStyle w:val="TOC3"/>
            <w:tabs>
              <w:tab w:val="right" w:leader="dot" w:pos="9350"/>
            </w:tabs>
            <w:rPr>
              <w:rFonts w:asciiTheme="minorHAnsi" w:eastAsiaTheme="minorEastAsia" w:hAnsiTheme="minorHAnsi"/>
              <w:noProof/>
              <w:sz w:val="22"/>
            </w:rPr>
          </w:pPr>
          <w:hyperlink w:anchor="_Toc109920932" w:history="1">
            <w:r w:rsidR="00CC3790" w:rsidRPr="001141AF">
              <w:rPr>
                <w:rStyle w:val="Hyperlink"/>
                <w:noProof/>
              </w:rPr>
              <w:t>ML Inference Instruments</w:t>
            </w:r>
            <w:r w:rsidR="00CC3790">
              <w:rPr>
                <w:noProof/>
                <w:webHidden/>
              </w:rPr>
              <w:tab/>
            </w:r>
            <w:r w:rsidR="00CC3790">
              <w:rPr>
                <w:noProof/>
                <w:webHidden/>
              </w:rPr>
              <w:fldChar w:fldCharType="begin"/>
            </w:r>
            <w:r w:rsidR="00CC3790">
              <w:rPr>
                <w:noProof/>
                <w:webHidden/>
              </w:rPr>
              <w:instrText xml:space="preserve"> PAGEREF _Toc109920932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7182336" w14:textId="666346C6" w:rsidR="00CC3790" w:rsidRDefault="00000000">
          <w:pPr>
            <w:pStyle w:val="TOC3"/>
            <w:tabs>
              <w:tab w:val="right" w:leader="dot" w:pos="9350"/>
            </w:tabs>
            <w:rPr>
              <w:rFonts w:asciiTheme="minorHAnsi" w:eastAsiaTheme="minorEastAsia" w:hAnsiTheme="minorHAnsi"/>
              <w:noProof/>
              <w:sz w:val="22"/>
            </w:rPr>
          </w:pPr>
          <w:hyperlink w:anchor="_Toc109920933" w:history="1">
            <w:r w:rsidR="00CC3790" w:rsidRPr="001141AF">
              <w:rPr>
                <w:rStyle w:val="Hyperlink"/>
                <w:noProof/>
              </w:rPr>
              <w:t>Field Testing</w:t>
            </w:r>
            <w:r w:rsidR="00CC3790">
              <w:rPr>
                <w:noProof/>
                <w:webHidden/>
              </w:rPr>
              <w:tab/>
            </w:r>
            <w:r w:rsidR="00CC3790">
              <w:rPr>
                <w:noProof/>
                <w:webHidden/>
              </w:rPr>
              <w:fldChar w:fldCharType="begin"/>
            </w:r>
            <w:r w:rsidR="00CC3790">
              <w:rPr>
                <w:noProof/>
                <w:webHidden/>
              </w:rPr>
              <w:instrText xml:space="preserve"> PAGEREF _Toc109920933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40BB233" w14:textId="31809F3C" w:rsidR="00CC3790" w:rsidRDefault="00000000">
          <w:pPr>
            <w:pStyle w:val="TOC2"/>
            <w:rPr>
              <w:rFonts w:asciiTheme="minorHAnsi" w:eastAsiaTheme="minorEastAsia" w:hAnsiTheme="minorHAnsi" w:cstheme="minorBidi"/>
              <w:noProof/>
              <w:sz w:val="22"/>
              <w:szCs w:val="22"/>
            </w:rPr>
          </w:pPr>
          <w:hyperlink w:anchor="_Toc109920934" w:history="1">
            <w:r w:rsidR="00CC3790" w:rsidRPr="001141AF">
              <w:rPr>
                <w:rStyle w:val="Hyperlink"/>
                <w:noProof/>
              </w:rPr>
              <w:t xml:space="preserve">Study Procedures </w:t>
            </w:r>
            <w:r w:rsidR="00CC3790">
              <w:rPr>
                <w:noProof/>
                <w:webHidden/>
              </w:rPr>
              <w:tab/>
            </w:r>
            <w:r w:rsidR="00CC3790">
              <w:rPr>
                <w:noProof/>
                <w:webHidden/>
              </w:rPr>
              <w:fldChar w:fldCharType="begin"/>
            </w:r>
            <w:r w:rsidR="00CC3790">
              <w:rPr>
                <w:noProof/>
                <w:webHidden/>
              </w:rPr>
              <w:instrText xml:space="preserve"> PAGEREF _Toc109920934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FC0115D" w14:textId="5EB23775" w:rsidR="00CC3790" w:rsidRDefault="00000000">
          <w:pPr>
            <w:pStyle w:val="TOC3"/>
            <w:tabs>
              <w:tab w:val="right" w:leader="dot" w:pos="9350"/>
            </w:tabs>
            <w:rPr>
              <w:rFonts w:asciiTheme="minorHAnsi" w:eastAsiaTheme="minorEastAsia" w:hAnsiTheme="minorHAnsi"/>
              <w:noProof/>
              <w:sz w:val="22"/>
            </w:rPr>
          </w:pPr>
          <w:hyperlink w:anchor="_Toc109920935" w:history="1">
            <w:r w:rsidR="00CC3790" w:rsidRPr="001141AF">
              <w:rPr>
                <w:rStyle w:val="Hyperlink"/>
                <w:noProof/>
              </w:rPr>
              <w:t>Building the Model</w:t>
            </w:r>
            <w:r w:rsidR="00CC3790">
              <w:rPr>
                <w:noProof/>
                <w:webHidden/>
              </w:rPr>
              <w:tab/>
            </w:r>
            <w:r w:rsidR="00CC3790">
              <w:rPr>
                <w:noProof/>
                <w:webHidden/>
              </w:rPr>
              <w:fldChar w:fldCharType="begin"/>
            </w:r>
            <w:r w:rsidR="00CC3790">
              <w:rPr>
                <w:noProof/>
                <w:webHidden/>
              </w:rPr>
              <w:instrText xml:space="preserve"> PAGEREF _Toc109920935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4666F786" w14:textId="0EBEFCB8" w:rsidR="00CC3790" w:rsidRDefault="00000000">
          <w:pPr>
            <w:pStyle w:val="TOC3"/>
            <w:tabs>
              <w:tab w:val="right" w:leader="dot" w:pos="9350"/>
            </w:tabs>
            <w:rPr>
              <w:rFonts w:asciiTheme="minorHAnsi" w:eastAsiaTheme="minorEastAsia" w:hAnsiTheme="minorHAnsi"/>
              <w:noProof/>
              <w:sz w:val="22"/>
            </w:rPr>
          </w:pPr>
          <w:hyperlink w:anchor="_Toc109920936" w:history="1">
            <w:r w:rsidR="00CC3790" w:rsidRPr="001141AF">
              <w:rPr>
                <w:rStyle w:val="Hyperlink"/>
                <w:noProof/>
              </w:rPr>
              <w:t>Implementing the Simulation Process</w:t>
            </w:r>
            <w:r w:rsidR="00CC3790">
              <w:rPr>
                <w:noProof/>
                <w:webHidden/>
              </w:rPr>
              <w:tab/>
            </w:r>
            <w:r w:rsidR="00CC3790">
              <w:rPr>
                <w:noProof/>
                <w:webHidden/>
              </w:rPr>
              <w:fldChar w:fldCharType="begin"/>
            </w:r>
            <w:r w:rsidR="00CC3790">
              <w:rPr>
                <w:noProof/>
                <w:webHidden/>
              </w:rPr>
              <w:instrText xml:space="preserve"> PAGEREF _Toc109920936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7732A83E" w14:textId="42AF1654" w:rsidR="00CC3790" w:rsidRDefault="00000000">
          <w:pPr>
            <w:pStyle w:val="TOC3"/>
            <w:tabs>
              <w:tab w:val="right" w:leader="dot" w:pos="9350"/>
            </w:tabs>
            <w:rPr>
              <w:rFonts w:asciiTheme="minorHAnsi" w:eastAsiaTheme="minorEastAsia" w:hAnsiTheme="minorHAnsi"/>
              <w:noProof/>
              <w:sz w:val="22"/>
            </w:rPr>
          </w:pPr>
          <w:hyperlink w:anchor="_Toc109920937" w:history="1">
            <w:r w:rsidR="00CC3790" w:rsidRPr="001141AF">
              <w:rPr>
                <w:rStyle w:val="Hyperlink"/>
                <w:noProof/>
              </w:rPr>
              <w:t>Recording Results</w:t>
            </w:r>
            <w:r w:rsidR="00CC3790">
              <w:rPr>
                <w:noProof/>
                <w:webHidden/>
              </w:rPr>
              <w:tab/>
            </w:r>
            <w:r w:rsidR="00CC3790">
              <w:rPr>
                <w:noProof/>
                <w:webHidden/>
              </w:rPr>
              <w:fldChar w:fldCharType="begin"/>
            </w:r>
            <w:r w:rsidR="00CC3790">
              <w:rPr>
                <w:noProof/>
                <w:webHidden/>
              </w:rPr>
              <w:instrText xml:space="preserve"> PAGEREF _Toc109920937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6D6D472F" w14:textId="7FCDCB66" w:rsidR="00CC3790" w:rsidRDefault="00000000">
          <w:pPr>
            <w:pStyle w:val="TOC3"/>
            <w:tabs>
              <w:tab w:val="right" w:leader="dot" w:pos="9350"/>
            </w:tabs>
            <w:rPr>
              <w:rFonts w:asciiTheme="minorHAnsi" w:eastAsiaTheme="minorEastAsia" w:hAnsiTheme="minorHAnsi"/>
              <w:noProof/>
              <w:sz w:val="22"/>
            </w:rPr>
          </w:pPr>
          <w:hyperlink w:anchor="_Toc109920938" w:history="1">
            <w:r w:rsidR="00CC3790" w:rsidRPr="001141AF">
              <w:rPr>
                <w:rStyle w:val="Hyperlink"/>
                <w:noProof/>
              </w:rPr>
              <w:t>Test Case Definition</w:t>
            </w:r>
            <w:r w:rsidR="00CC3790">
              <w:rPr>
                <w:noProof/>
                <w:webHidden/>
              </w:rPr>
              <w:tab/>
            </w:r>
            <w:r w:rsidR="00CC3790">
              <w:rPr>
                <w:noProof/>
                <w:webHidden/>
              </w:rPr>
              <w:fldChar w:fldCharType="begin"/>
            </w:r>
            <w:r w:rsidR="00CC3790">
              <w:rPr>
                <w:noProof/>
                <w:webHidden/>
              </w:rPr>
              <w:instrText xml:space="preserve"> PAGEREF _Toc109920938 \h </w:instrText>
            </w:r>
            <w:r w:rsidR="00CC3790">
              <w:rPr>
                <w:noProof/>
                <w:webHidden/>
              </w:rPr>
            </w:r>
            <w:r w:rsidR="00CC3790">
              <w:rPr>
                <w:noProof/>
                <w:webHidden/>
              </w:rPr>
              <w:fldChar w:fldCharType="separate"/>
            </w:r>
            <w:r w:rsidR="00CC3790">
              <w:rPr>
                <w:noProof/>
                <w:webHidden/>
              </w:rPr>
              <w:t>91</w:t>
            </w:r>
            <w:r w:rsidR="00CC3790">
              <w:rPr>
                <w:noProof/>
                <w:webHidden/>
              </w:rPr>
              <w:fldChar w:fldCharType="end"/>
            </w:r>
          </w:hyperlink>
        </w:p>
        <w:p w14:paraId="1450CF3C" w14:textId="47840FEB" w:rsidR="00CC3790" w:rsidRDefault="00000000">
          <w:pPr>
            <w:pStyle w:val="TOC3"/>
            <w:tabs>
              <w:tab w:val="right" w:leader="dot" w:pos="9350"/>
            </w:tabs>
            <w:rPr>
              <w:rFonts w:asciiTheme="minorHAnsi" w:eastAsiaTheme="minorEastAsia" w:hAnsiTheme="minorHAnsi"/>
              <w:noProof/>
              <w:sz w:val="22"/>
            </w:rPr>
          </w:pPr>
          <w:hyperlink w:anchor="_Toc109920939" w:history="1">
            <w:r w:rsidR="00CC3790" w:rsidRPr="001141AF">
              <w:rPr>
                <w:rStyle w:val="Hyperlink"/>
                <w:noProof/>
              </w:rPr>
              <w:t>Data Generation Process</w:t>
            </w:r>
            <w:r w:rsidR="00CC3790">
              <w:rPr>
                <w:noProof/>
                <w:webHidden/>
              </w:rPr>
              <w:tab/>
            </w:r>
            <w:r w:rsidR="00CC3790">
              <w:rPr>
                <w:noProof/>
                <w:webHidden/>
              </w:rPr>
              <w:fldChar w:fldCharType="begin"/>
            </w:r>
            <w:r w:rsidR="00CC3790">
              <w:rPr>
                <w:noProof/>
                <w:webHidden/>
              </w:rPr>
              <w:instrText xml:space="preserve"> PAGEREF _Toc109920939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7B2AFFB1" w14:textId="0EDF5709" w:rsidR="00CC3790" w:rsidRDefault="00000000">
          <w:pPr>
            <w:pStyle w:val="TOC3"/>
            <w:tabs>
              <w:tab w:val="right" w:leader="dot" w:pos="9350"/>
            </w:tabs>
            <w:rPr>
              <w:rFonts w:asciiTheme="minorHAnsi" w:eastAsiaTheme="minorEastAsia" w:hAnsiTheme="minorHAnsi"/>
              <w:noProof/>
              <w:sz w:val="22"/>
            </w:rPr>
          </w:pPr>
          <w:hyperlink w:anchor="_Toc109920940" w:history="1">
            <w:r w:rsidR="00CC3790" w:rsidRPr="001141AF">
              <w:rPr>
                <w:rStyle w:val="Hyperlink"/>
                <w:noProof/>
              </w:rPr>
              <w:t>Simulation Process</w:t>
            </w:r>
            <w:r w:rsidR="00CC3790">
              <w:rPr>
                <w:noProof/>
                <w:webHidden/>
              </w:rPr>
              <w:tab/>
            </w:r>
            <w:r w:rsidR="00CC3790">
              <w:rPr>
                <w:noProof/>
                <w:webHidden/>
              </w:rPr>
              <w:fldChar w:fldCharType="begin"/>
            </w:r>
            <w:r w:rsidR="00CC3790">
              <w:rPr>
                <w:noProof/>
                <w:webHidden/>
              </w:rPr>
              <w:instrText xml:space="preserve"> PAGEREF _Toc109920940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3BA033C5" w14:textId="4E6AA483" w:rsidR="00CC3790" w:rsidRDefault="00000000">
          <w:pPr>
            <w:pStyle w:val="TOC3"/>
            <w:tabs>
              <w:tab w:val="right" w:leader="dot" w:pos="9350"/>
            </w:tabs>
            <w:rPr>
              <w:rFonts w:asciiTheme="minorHAnsi" w:eastAsiaTheme="minorEastAsia" w:hAnsiTheme="minorHAnsi"/>
              <w:noProof/>
              <w:sz w:val="22"/>
            </w:rPr>
          </w:pPr>
          <w:hyperlink w:anchor="_Toc109920941" w:history="1">
            <w:r w:rsidR="00CC3790" w:rsidRPr="001141AF">
              <w:rPr>
                <w:rStyle w:val="Hyperlink"/>
                <w:noProof/>
              </w:rPr>
              <w:t>Intent Extraction Process</w:t>
            </w:r>
            <w:r w:rsidR="00CC3790">
              <w:rPr>
                <w:noProof/>
                <w:webHidden/>
              </w:rPr>
              <w:tab/>
            </w:r>
            <w:r w:rsidR="00CC3790">
              <w:rPr>
                <w:noProof/>
                <w:webHidden/>
              </w:rPr>
              <w:fldChar w:fldCharType="begin"/>
            </w:r>
            <w:r w:rsidR="00CC3790">
              <w:rPr>
                <w:noProof/>
                <w:webHidden/>
              </w:rPr>
              <w:instrText xml:space="preserve"> PAGEREF _Toc109920941 \h </w:instrText>
            </w:r>
            <w:r w:rsidR="00CC3790">
              <w:rPr>
                <w:noProof/>
                <w:webHidden/>
              </w:rPr>
            </w:r>
            <w:r w:rsidR="00CC3790">
              <w:rPr>
                <w:noProof/>
                <w:webHidden/>
              </w:rPr>
              <w:fldChar w:fldCharType="separate"/>
            </w:r>
            <w:r w:rsidR="00CC3790">
              <w:rPr>
                <w:noProof/>
                <w:webHidden/>
              </w:rPr>
              <w:t>93</w:t>
            </w:r>
            <w:r w:rsidR="00CC3790">
              <w:rPr>
                <w:noProof/>
                <w:webHidden/>
              </w:rPr>
              <w:fldChar w:fldCharType="end"/>
            </w:r>
          </w:hyperlink>
        </w:p>
        <w:p w14:paraId="0BEED9D2" w14:textId="74D4AD3B" w:rsidR="00CC3790" w:rsidRDefault="00000000">
          <w:pPr>
            <w:pStyle w:val="TOC3"/>
            <w:tabs>
              <w:tab w:val="right" w:leader="dot" w:pos="9350"/>
            </w:tabs>
            <w:rPr>
              <w:rFonts w:asciiTheme="minorHAnsi" w:eastAsiaTheme="minorEastAsia" w:hAnsiTheme="minorHAnsi"/>
              <w:noProof/>
              <w:sz w:val="22"/>
            </w:rPr>
          </w:pPr>
          <w:hyperlink w:anchor="_Toc109920942" w:history="1">
            <w:r w:rsidR="00CC3790" w:rsidRPr="001141AF">
              <w:rPr>
                <w:rStyle w:val="Hyperlink"/>
                <w:noProof/>
              </w:rPr>
              <w:t>Rule Engine Process</w:t>
            </w:r>
            <w:r w:rsidR="00CC3790">
              <w:rPr>
                <w:noProof/>
                <w:webHidden/>
              </w:rPr>
              <w:tab/>
            </w:r>
            <w:r w:rsidR="00CC3790">
              <w:rPr>
                <w:noProof/>
                <w:webHidden/>
              </w:rPr>
              <w:fldChar w:fldCharType="begin"/>
            </w:r>
            <w:r w:rsidR="00CC3790">
              <w:rPr>
                <w:noProof/>
                <w:webHidden/>
              </w:rPr>
              <w:instrText xml:space="preserve"> PAGEREF _Toc109920942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65270B2E" w14:textId="09B7B12B" w:rsidR="00CC3790" w:rsidRDefault="00000000">
          <w:pPr>
            <w:pStyle w:val="TOC3"/>
            <w:tabs>
              <w:tab w:val="right" w:leader="dot" w:pos="9350"/>
            </w:tabs>
            <w:rPr>
              <w:rFonts w:asciiTheme="minorHAnsi" w:eastAsiaTheme="minorEastAsia" w:hAnsiTheme="minorHAnsi"/>
              <w:noProof/>
              <w:sz w:val="22"/>
            </w:rPr>
          </w:pPr>
          <w:hyperlink w:anchor="_Toc109920943" w:history="1">
            <w:r w:rsidR="00CC3790" w:rsidRPr="001141AF">
              <w:rPr>
                <w:rStyle w:val="Hyperlink"/>
                <w:noProof/>
              </w:rPr>
              <w:t>Decision History Store</w:t>
            </w:r>
            <w:r w:rsidR="00CC3790">
              <w:rPr>
                <w:noProof/>
                <w:webHidden/>
              </w:rPr>
              <w:tab/>
            </w:r>
            <w:r w:rsidR="00CC3790">
              <w:rPr>
                <w:noProof/>
                <w:webHidden/>
              </w:rPr>
              <w:fldChar w:fldCharType="begin"/>
            </w:r>
            <w:r w:rsidR="00CC3790">
              <w:rPr>
                <w:noProof/>
                <w:webHidden/>
              </w:rPr>
              <w:instrText xml:space="preserve"> PAGEREF _Toc109920943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25E4BEE7" w14:textId="285F16ED" w:rsidR="00CC3790" w:rsidRDefault="00000000">
          <w:pPr>
            <w:pStyle w:val="TOC3"/>
            <w:tabs>
              <w:tab w:val="right" w:leader="dot" w:pos="9350"/>
            </w:tabs>
            <w:rPr>
              <w:rFonts w:asciiTheme="minorHAnsi" w:eastAsiaTheme="minorEastAsia" w:hAnsiTheme="minorHAnsi"/>
              <w:noProof/>
              <w:sz w:val="22"/>
            </w:rPr>
          </w:pPr>
          <w:hyperlink w:anchor="_Toc109920944" w:history="1">
            <w:r w:rsidR="00CC3790" w:rsidRPr="001141AF">
              <w:rPr>
                <w:rStyle w:val="Hyperlink"/>
                <w:noProof/>
              </w:rPr>
              <w:t>Aggregation Process</w:t>
            </w:r>
            <w:r w:rsidR="00CC3790">
              <w:rPr>
                <w:noProof/>
                <w:webHidden/>
              </w:rPr>
              <w:tab/>
            </w:r>
            <w:r w:rsidR="00CC3790">
              <w:rPr>
                <w:noProof/>
                <w:webHidden/>
              </w:rPr>
              <w:fldChar w:fldCharType="begin"/>
            </w:r>
            <w:r w:rsidR="00CC3790">
              <w:rPr>
                <w:noProof/>
                <w:webHidden/>
              </w:rPr>
              <w:instrText xml:space="preserve"> PAGEREF _Toc109920944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537C5991" w14:textId="1A9796F0" w:rsidR="00CC3790" w:rsidRDefault="00000000">
          <w:pPr>
            <w:pStyle w:val="TOC3"/>
            <w:tabs>
              <w:tab w:val="right" w:leader="dot" w:pos="9350"/>
            </w:tabs>
            <w:rPr>
              <w:rFonts w:asciiTheme="minorHAnsi" w:eastAsiaTheme="minorEastAsia" w:hAnsiTheme="minorHAnsi"/>
              <w:noProof/>
              <w:sz w:val="22"/>
            </w:rPr>
          </w:pPr>
          <w:hyperlink w:anchor="_Toc109920945" w:history="1">
            <w:r w:rsidR="00CC3790" w:rsidRPr="001141AF">
              <w:rPr>
                <w:rStyle w:val="Hyperlink"/>
                <w:noProof/>
              </w:rPr>
              <w:t>Evaluation Process</w:t>
            </w:r>
            <w:r w:rsidR="00CC3790">
              <w:rPr>
                <w:noProof/>
                <w:webHidden/>
              </w:rPr>
              <w:tab/>
            </w:r>
            <w:r w:rsidR="00CC3790">
              <w:rPr>
                <w:noProof/>
                <w:webHidden/>
              </w:rPr>
              <w:fldChar w:fldCharType="begin"/>
            </w:r>
            <w:r w:rsidR="00CC3790">
              <w:rPr>
                <w:noProof/>
                <w:webHidden/>
              </w:rPr>
              <w:instrText xml:space="preserve"> PAGEREF _Toc109920945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6484EB9C" w14:textId="7CDB3D22" w:rsidR="00CC3790" w:rsidRDefault="00000000">
          <w:pPr>
            <w:pStyle w:val="TOC3"/>
            <w:tabs>
              <w:tab w:val="right" w:leader="dot" w:pos="9350"/>
            </w:tabs>
            <w:rPr>
              <w:rFonts w:asciiTheme="minorHAnsi" w:eastAsiaTheme="minorEastAsia" w:hAnsiTheme="minorHAnsi"/>
              <w:noProof/>
              <w:sz w:val="22"/>
            </w:rPr>
          </w:pPr>
          <w:hyperlink w:anchor="_Toc109920946" w:history="1">
            <w:r w:rsidR="00CC3790" w:rsidRPr="001141AF">
              <w:rPr>
                <w:rStyle w:val="Hyperlink"/>
                <w:noProof/>
              </w:rPr>
              <w:t>Report Generation Process</w:t>
            </w:r>
            <w:r w:rsidR="00CC3790">
              <w:rPr>
                <w:noProof/>
                <w:webHidden/>
              </w:rPr>
              <w:tab/>
            </w:r>
            <w:r w:rsidR="00CC3790">
              <w:rPr>
                <w:noProof/>
                <w:webHidden/>
              </w:rPr>
              <w:fldChar w:fldCharType="begin"/>
            </w:r>
            <w:r w:rsidR="00CC3790">
              <w:rPr>
                <w:noProof/>
                <w:webHidden/>
              </w:rPr>
              <w:instrText xml:space="preserve"> PAGEREF _Toc109920946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5A4FBB01" w14:textId="52B1CC33" w:rsidR="00CC3790" w:rsidRDefault="00000000">
          <w:pPr>
            <w:pStyle w:val="TOC2"/>
            <w:rPr>
              <w:rFonts w:asciiTheme="minorHAnsi" w:eastAsiaTheme="minorEastAsia" w:hAnsiTheme="minorHAnsi" w:cstheme="minorBidi"/>
              <w:noProof/>
              <w:sz w:val="22"/>
              <w:szCs w:val="22"/>
            </w:rPr>
          </w:pPr>
          <w:hyperlink w:anchor="_Toc109920947" w:history="1">
            <w:r w:rsidR="00CC3790" w:rsidRPr="001141AF">
              <w:rPr>
                <w:rStyle w:val="Hyperlink"/>
                <w:noProof/>
              </w:rPr>
              <w:t>Data Analysis</w:t>
            </w:r>
            <w:r w:rsidR="00CC3790">
              <w:rPr>
                <w:noProof/>
                <w:webHidden/>
              </w:rPr>
              <w:tab/>
            </w:r>
            <w:r w:rsidR="00CC3790">
              <w:rPr>
                <w:noProof/>
                <w:webHidden/>
              </w:rPr>
              <w:fldChar w:fldCharType="begin"/>
            </w:r>
            <w:r w:rsidR="00CC3790">
              <w:rPr>
                <w:noProof/>
                <w:webHidden/>
              </w:rPr>
              <w:instrText xml:space="preserve"> PAGEREF _Toc109920947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FC5EE74" w14:textId="7760FB8F" w:rsidR="00CC3790" w:rsidRDefault="00000000">
          <w:pPr>
            <w:pStyle w:val="TOC3"/>
            <w:tabs>
              <w:tab w:val="right" w:leader="dot" w:pos="9350"/>
            </w:tabs>
            <w:rPr>
              <w:rFonts w:asciiTheme="minorHAnsi" w:eastAsiaTheme="minorEastAsia" w:hAnsiTheme="minorHAnsi"/>
              <w:noProof/>
              <w:sz w:val="22"/>
            </w:rPr>
          </w:pPr>
          <w:hyperlink w:anchor="_Toc109920948" w:history="1">
            <w:r w:rsidR="00CC3790" w:rsidRPr="001141AF">
              <w:rPr>
                <w:rStyle w:val="Hyperlink"/>
                <w:noProof/>
              </w:rPr>
              <w:t>Addressing the research questions</w:t>
            </w:r>
            <w:r w:rsidR="00CC3790">
              <w:rPr>
                <w:noProof/>
                <w:webHidden/>
              </w:rPr>
              <w:tab/>
            </w:r>
            <w:r w:rsidR="00CC3790">
              <w:rPr>
                <w:noProof/>
                <w:webHidden/>
              </w:rPr>
              <w:fldChar w:fldCharType="begin"/>
            </w:r>
            <w:r w:rsidR="00CC3790">
              <w:rPr>
                <w:noProof/>
                <w:webHidden/>
              </w:rPr>
              <w:instrText xml:space="preserve"> PAGEREF _Toc109920948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2759B0DC" w14:textId="4E00C423" w:rsidR="00CC3790" w:rsidRDefault="00000000">
          <w:pPr>
            <w:pStyle w:val="TOC3"/>
            <w:tabs>
              <w:tab w:val="right" w:leader="dot" w:pos="9350"/>
            </w:tabs>
            <w:rPr>
              <w:rFonts w:asciiTheme="minorHAnsi" w:eastAsiaTheme="minorEastAsia" w:hAnsiTheme="minorHAnsi"/>
              <w:noProof/>
              <w:sz w:val="22"/>
            </w:rPr>
          </w:pPr>
          <w:hyperlink w:anchor="_Toc109920949" w:history="1">
            <w:r w:rsidR="00CC3790" w:rsidRPr="001141AF">
              <w:rPr>
                <w:rStyle w:val="Hyperlink"/>
                <w:noProof/>
              </w:rPr>
              <w:t>Model Training Analysis</w:t>
            </w:r>
            <w:r w:rsidR="00CC3790">
              <w:rPr>
                <w:noProof/>
                <w:webHidden/>
              </w:rPr>
              <w:tab/>
            </w:r>
            <w:r w:rsidR="00CC3790">
              <w:rPr>
                <w:noProof/>
                <w:webHidden/>
              </w:rPr>
              <w:fldChar w:fldCharType="begin"/>
            </w:r>
            <w:r w:rsidR="00CC3790">
              <w:rPr>
                <w:noProof/>
                <w:webHidden/>
              </w:rPr>
              <w:instrText xml:space="preserve"> PAGEREF _Toc109920949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6E29DCC" w14:textId="4956B849" w:rsidR="00CC3790" w:rsidRDefault="00000000">
          <w:pPr>
            <w:pStyle w:val="TOC3"/>
            <w:tabs>
              <w:tab w:val="right" w:leader="dot" w:pos="9350"/>
            </w:tabs>
            <w:rPr>
              <w:rFonts w:asciiTheme="minorHAnsi" w:eastAsiaTheme="minorEastAsia" w:hAnsiTheme="minorHAnsi"/>
              <w:noProof/>
              <w:sz w:val="22"/>
            </w:rPr>
          </w:pPr>
          <w:hyperlink w:anchor="_Toc109920950" w:history="1">
            <w:r w:rsidR="00CC3790" w:rsidRPr="001141AF">
              <w:rPr>
                <w:rStyle w:val="Hyperlink"/>
                <w:noProof/>
              </w:rPr>
              <w:t>Model Inference Analysis</w:t>
            </w:r>
            <w:r w:rsidR="00CC3790">
              <w:rPr>
                <w:noProof/>
                <w:webHidden/>
              </w:rPr>
              <w:tab/>
            </w:r>
            <w:r w:rsidR="00CC3790">
              <w:rPr>
                <w:noProof/>
                <w:webHidden/>
              </w:rPr>
              <w:fldChar w:fldCharType="begin"/>
            </w:r>
            <w:r w:rsidR="00CC3790">
              <w:rPr>
                <w:noProof/>
                <w:webHidden/>
              </w:rPr>
              <w:instrText xml:space="preserve"> PAGEREF _Toc109920950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2ECC6597" w14:textId="6FB2D891" w:rsidR="00CC3790" w:rsidRDefault="00000000">
          <w:pPr>
            <w:pStyle w:val="TOC2"/>
            <w:rPr>
              <w:rFonts w:asciiTheme="minorHAnsi" w:eastAsiaTheme="minorEastAsia" w:hAnsiTheme="minorHAnsi" w:cstheme="minorBidi"/>
              <w:noProof/>
              <w:sz w:val="22"/>
              <w:szCs w:val="22"/>
            </w:rPr>
          </w:pPr>
          <w:hyperlink w:anchor="_Toc109920951" w:history="1">
            <w:r w:rsidR="00CC3790" w:rsidRPr="001141AF">
              <w:rPr>
                <w:rStyle w:val="Hyperlink"/>
                <w:noProof/>
              </w:rPr>
              <w:t xml:space="preserve">Assumptions </w:t>
            </w:r>
            <w:r w:rsidR="00CC3790">
              <w:rPr>
                <w:noProof/>
                <w:webHidden/>
              </w:rPr>
              <w:tab/>
            </w:r>
            <w:r w:rsidR="00CC3790">
              <w:rPr>
                <w:noProof/>
                <w:webHidden/>
              </w:rPr>
              <w:fldChar w:fldCharType="begin"/>
            </w:r>
            <w:r w:rsidR="00CC3790">
              <w:rPr>
                <w:noProof/>
                <w:webHidden/>
              </w:rPr>
              <w:instrText xml:space="preserve"> PAGEREF _Toc109920951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72621A75" w14:textId="7042E738" w:rsidR="00CC3790" w:rsidRDefault="00000000">
          <w:pPr>
            <w:pStyle w:val="TOC3"/>
            <w:tabs>
              <w:tab w:val="right" w:leader="dot" w:pos="9350"/>
            </w:tabs>
            <w:rPr>
              <w:rFonts w:asciiTheme="minorHAnsi" w:eastAsiaTheme="minorEastAsia" w:hAnsiTheme="minorHAnsi"/>
              <w:noProof/>
              <w:sz w:val="22"/>
            </w:rPr>
          </w:pPr>
          <w:hyperlink w:anchor="_Toc109920952" w:history="1">
            <w:r w:rsidR="00CC3790" w:rsidRPr="001141AF">
              <w:rPr>
                <w:rStyle w:val="Hyperlink"/>
                <w:noProof/>
              </w:rPr>
              <w:t>CV Models can Predict HAR</w:t>
            </w:r>
            <w:r w:rsidR="00CC3790">
              <w:rPr>
                <w:noProof/>
                <w:webHidden/>
              </w:rPr>
              <w:tab/>
            </w:r>
            <w:r w:rsidR="00CC3790">
              <w:rPr>
                <w:noProof/>
                <w:webHidden/>
              </w:rPr>
              <w:fldChar w:fldCharType="begin"/>
            </w:r>
            <w:r w:rsidR="00CC3790">
              <w:rPr>
                <w:noProof/>
                <w:webHidden/>
              </w:rPr>
              <w:instrText xml:space="preserve"> PAGEREF _Toc109920952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389DFB15" w14:textId="34DF7F20" w:rsidR="00CC3790" w:rsidRDefault="00000000">
          <w:pPr>
            <w:pStyle w:val="TOC3"/>
            <w:tabs>
              <w:tab w:val="right" w:leader="dot" w:pos="9350"/>
            </w:tabs>
            <w:rPr>
              <w:rFonts w:asciiTheme="minorHAnsi" w:eastAsiaTheme="minorEastAsia" w:hAnsiTheme="minorHAnsi"/>
              <w:noProof/>
              <w:sz w:val="22"/>
            </w:rPr>
          </w:pPr>
          <w:hyperlink w:anchor="_Toc109920953" w:history="1">
            <w:r w:rsidR="00CC3790" w:rsidRPr="001141AF">
              <w:rPr>
                <w:rStyle w:val="Hyperlink"/>
                <w:noProof/>
              </w:rPr>
              <w:t>Simulation Processes and MoCAP are Compatible</w:t>
            </w:r>
            <w:r w:rsidR="00CC3790">
              <w:rPr>
                <w:noProof/>
                <w:webHidden/>
              </w:rPr>
              <w:tab/>
            </w:r>
            <w:r w:rsidR="00CC3790">
              <w:rPr>
                <w:noProof/>
                <w:webHidden/>
              </w:rPr>
              <w:fldChar w:fldCharType="begin"/>
            </w:r>
            <w:r w:rsidR="00CC3790">
              <w:rPr>
                <w:noProof/>
                <w:webHidden/>
              </w:rPr>
              <w:instrText xml:space="preserve"> PAGEREF _Toc109920953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1FB622C8" w14:textId="40863915" w:rsidR="00CC3790" w:rsidRDefault="00000000">
          <w:pPr>
            <w:pStyle w:val="TOC3"/>
            <w:tabs>
              <w:tab w:val="right" w:leader="dot" w:pos="9350"/>
            </w:tabs>
            <w:rPr>
              <w:rFonts w:asciiTheme="minorHAnsi" w:eastAsiaTheme="minorEastAsia" w:hAnsiTheme="minorHAnsi"/>
              <w:noProof/>
              <w:sz w:val="22"/>
            </w:rPr>
          </w:pPr>
          <w:hyperlink w:anchor="_Toc109920954" w:history="1">
            <w:r w:rsidR="00CC3790" w:rsidRPr="001141AF">
              <w:rPr>
                <w:rStyle w:val="Hyperlink"/>
                <w:noProof/>
              </w:rPr>
              <w:t>Adequate Funding Exists</w:t>
            </w:r>
            <w:r w:rsidR="00CC3790">
              <w:rPr>
                <w:noProof/>
                <w:webHidden/>
              </w:rPr>
              <w:tab/>
            </w:r>
            <w:r w:rsidR="00CC3790">
              <w:rPr>
                <w:noProof/>
                <w:webHidden/>
              </w:rPr>
              <w:fldChar w:fldCharType="begin"/>
            </w:r>
            <w:r w:rsidR="00CC3790">
              <w:rPr>
                <w:noProof/>
                <w:webHidden/>
              </w:rPr>
              <w:instrText xml:space="preserve"> PAGEREF _Toc109920954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29611771" w14:textId="0680B3CA" w:rsidR="00CC3790" w:rsidRDefault="00000000">
          <w:pPr>
            <w:pStyle w:val="TOC3"/>
            <w:tabs>
              <w:tab w:val="right" w:leader="dot" w:pos="9350"/>
            </w:tabs>
            <w:rPr>
              <w:rFonts w:asciiTheme="minorHAnsi" w:eastAsiaTheme="minorEastAsia" w:hAnsiTheme="minorHAnsi"/>
              <w:noProof/>
              <w:sz w:val="22"/>
            </w:rPr>
          </w:pPr>
          <w:hyperlink w:anchor="_Toc109920955" w:history="1">
            <w:r w:rsidR="00CC3790" w:rsidRPr="001141AF">
              <w:rPr>
                <w:rStyle w:val="Hyperlink"/>
                <w:noProof/>
              </w:rPr>
              <w:t>Quality Tooling Exists</w:t>
            </w:r>
            <w:r w:rsidR="00CC3790">
              <w:rPr>
                <w:noProof/>
                <w:webHidden/>
              </w:rPr>
              <w:tab/>
            </w:r>
            <w:r w:rsidR="00CC3790">
              <w:rPr>
                <w:noProof/>
                <w:webHidden/>
              </w:rPr>
              <w:fldChar w:fldCharType="begin"/>
            </w:r>
            <w:r w:rsidR="00CC3790">
              <w:rPr>
                <w:noProof/>
                <w:webHidden/>
              </w:rPr>
              <w:instrText xml:space="preserve"> PAGEREF _Toc109920955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0CCD1A27" w14:textId="6F554024" w:rsidR="00CC3790" w:rsidRDefault="00000000">
          <w:pPr>
            <w:pStyle w:val="TOC2"/>
            <w:rPr>
              <w:rFonts w:asciiTheme="minorHAnsi" w:eastAsiaTheme="minorEastAsia" w:hAnsiTheme="minorHAnsi" w:cstheme="minorBidi"/>
              <w:noProof/>
              <w:sz w:val="22"/>
              <w:szCs w:val="22"/>
            </w:rPr>
          </w:pPr>
          <w:hyperlink w:anchor="_Toc109920956" w:history="1">
            <w:r w:rsidR="00CC3790" w:rsidRPr="001141AF">
              <w:rPr>
                <w:rStyle w:val="Hyperlink"/>
                <w:noProof/>
              </w:rPr>
              <w:t>Limitations</w:t>
            </w:r>
            <w:r w:rsidR="00CC3790">
              <w:rPr>
                <w:noProof/>
                <w:webHidden/>
              </w:rPr>
              <w:tab/>
            </w:r>
            <w:r w:rsidR="00CC3790">
              <w:rPr>
                <w:noProof/>
                <w:webHidden/>
              </w:rPr>
              <w:fldChar w:fldCharType="begin"/>
            </w:r>
            <w:r w:rsidR="00CC3790">
              <w:rPr>
                <w:noProof/>
                <w:webHidden/>
              </w:rPr>
              <w:instrText xml:space="preserve"> PAGEREF _Toc109920956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33710450" w14:textId="23D8618C" w:rsidR="00CC3790" w:rsidRDefault="00000000">
          <w:pPr>
            <w:pStyle w:val="TOC3"/>
            <w:tabs>
              <w:tab w:val="right" w:leader="dot" w:pos="9350"/>
            </w:tabs>
            <w:rPr>
              <w:rFonts w:asciiTheme="minorHAnsi" w:eastAsiaTheme="minorEastAsia" w:hAnsiTheme="minorHAnsi"/>
              <w:noProof/>
              <w:sz w:val="22"/>
            </w:rPr>
          </w:pPr>
          <w:hyperlink w:anchor="_Toc109920957" w:history="1">
            <w:r w:rsidR="00CC3790" w:rsidRPr="001141AF">
              <w:rPr>
                <w:rStyle w:val="Hyperlink"/>
                <w:noProof/>
              </w:rPr>
              <w:t>Range of Motion</w:t>
            </w:r>
            <w:r w:rsidR="00CC3790">
              <w:rPr>
                <w:noProof/>
                <w:webHidden/>
              </w:rPr>
              <w:tab/>
            </w:r>
            <w:r w:rsidR="00CC3790">
              <w:rPr>
                <w:noProof/>
                <w:webHidden/>
              </w:rPr>
              <w:fldChar w:fldCharType="begin"/>
            </w:r>
            <w:r w:rsidR="00CC3790">
              <w:rPr>
                <w:noProof/>
                <w:webHidden/>
              </w:rPr>
              <w:instrText xml:space="preserve"> PAGEREF _Toc109920957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11BF491B" w14:textId="2CC5AA2C" w:rsidR="00CC3790" w:rsidRDefault="00000000">
          <w:pPr>
            <w:pStyle w:val="TOC2"/>
            <w:rPr>
              <w:rFonts w:asciiTheme="minorHAnsi" w:eastAsiaTheme="minorEastAsia" w:hAnsiTheme="minorHAnsi" w:cstheme="minorBidi"/>
              <w:noProof/>
              <w:sz w:val="22"/>
              <w:szCs w:val="22"/>
            </w:rPr>
          </w:pPr>
          <w:hyperlink w:anchor="_Toc109920958" w:history="1">
            <w:r w:rsidR="00CC3790" w:rsidRPr="001141AF">
              <w:rPr>
                <w:rStyle w:val="Hyperlink"/>
                <w:noProof/>
              </w:rPr>
              <w:t>Delimitations</w:t>
            </w:r>
            <w:r w:rsidR="00CC3790">
              <w:rPr>
                <w:noProof/>
                <w:webHidden/>
              </w:rPr>
              <w:tab/>
            </w:r>
            <w:r w:rsidR="00CC3790">
              <w:rPr>
                <w:noProof/>
                <w:webHidden/>
              </w:rPr>
              <w:fldChar w:fldCharType="begin"/>
            </w:r>
            <w:r w:rsidR="00CC3790">
              <w:rPr>
                <w:noProof/>
                <w:webHidden/>
              </w:rPr>
              <w:instrText xml:space="preserve"> PAGEREF _Toc109920958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726454B1" w14:textId="609C8687" w:rsidR="00CC3790" w:rsidRDefault="00000000">
          <w:pPr>
            <w:pStyle w:val="TOC3"/>
            <w:tabs>
              <w:tab w:val="right" w:leader="dot" w:pos="9350"/>
            </w:tabs>
            <w:rPr>
              <w:rFonts w:asciiTheme="minorHAnsi" w:eastAsiaTheme="minorEastAsia" w:hAnsiTheme="minorHAnsi"/>
              <w:noProof/>
              <w:sz w:val="22"/>
            </w:rPr>
          </w:pPr>
          <w:hyperlink w:anchor="_Toc109920959" w:history="1">
            <w:r w:rsidR="00CC3790" w:rsidRPr="001141AF">
              <w:rPr>
                <w:rStyle w:val="Hyperlink"/>
                <w:noProof/>
              </w:rPr>
              <w:t>Humanoids are not Humans</w:t>
            </w:r>
            <w:r w:rsidR="00CC3790">
              <w:rPr>
                <w:noProof/>
                <w:webHidden/>
              </w:rPr>
              <w:tab/>
            </w:r>
            <w:r w:rsidR="00CC3790">
              <w:rPr>
                <w:noProof/>
                <w:webHidden/>
              </w:rPr>
              <w:fldChar w:fldCharType="begin"/>
            </w:r>
            <w:r w:rsidR="00CC3790">
              <w:rPr>
                <w:noProof/>
                <w:webHidden/>
              </w:rPr>
              <w:instrText xml:space="preserve"> PAGEREF _Toc109920959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0E11F9DF" w14:textId="0421C692" w:rsidR="00CC3790" w:rsidRDefault="00000000">
          <w:pPr>
            <w:pStyle w:val="TOC3"/>
            <w:tabs>
              <w:tab w:val="right" w:leader="dot" w:pos="9350"/>
            </w:tabs>
            <w:rPr>
              <w:rFonts w:asciiTheme="minorHAnsi" w:eastAsiaTheme="minorEastAsia" w:hAnsiTheme="minorHAnsi"/>
              <w:noProof/>
              <w:sz w:val="22"/>
            </w:rPr>
          </w:pPr>
          <w:hyperlink w:anchor="_Toc109920960" w:history="1">
            <w:r w:rsidR="00CC3790" w:rsidRPr="001141AF">
              <w:rPr>
                <w:rStyle w:val="Hyperlink"/>
                <w:noProof/>
              </w:rPr>
              <w:t>Humanoid Constraints</w:t>
            </w:r>
            <w:r w:rsidR="00CC3790">
              <w:rPr>
                <w:noProof/>
                <w:webHidden/>
              </w:rPr>
              <w:tab/>
            </w:r>
            <w:r w:rsidR="00CC3790">
              <w:rPr>
                <w:noProof/>
                <w:webHidden/>
              </w:rPr>
              <w:fldChar w:fldCharType="begin"/>
            </w:r>
            <w:r w:rsidR="00CC3790">
              <w:rPr>
                <w:noProof/>
                <w:webHidden/>
              </w:rPr>
              <w:instrText xml:space="preserve"> PAGEREF _Toc109920960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62ABA552" w14:textId="4A92189F" w:rsidR="00CC3790" w:rsidRDefault="00000000">
          <w:pPr>
            <w:pStyle w:val="TOC2"/>
            <w:rPr>
              <w:rFonts w:asciiTheme="minorHAnsi" w:eastAsiaTheme="minorEastAsia" w:hAnsiTheme="minorHAnsi" w:cstheme="minorBidi"/>
              <w:noProof/>
              <w:sz w:val="22"/>
              <w:szCs w:val="22"/>
            </w:rPr>
          </w:pPr>
          <w:hyperlink w:anchor="_Toc109920961" w:history="1">
            <w:r w:rsidR="00CC3790" w:rsidRPr="001141AF">
              <w:rPr>
                <w:rStyle w:val="Hyperlink"/>
                <w:noProof/>
              </w:rPr>
              <w:t>Ethical Assurances</w:t>
            </w:r>
            <w:r w:rsidR="00CC3790">
              <w:rPr>
                <w:noProof/>
                <w:webHidden/>
              </w:rPr>
              <w:tab/>
            </w:r>
            <w:r w:rsidR="00CC3790">
              <w:rPr>
                <w:noProof/>
                <w:webHidden/>
              </w:rPr>
              <w:fldChar w:fldCharType="begin"/>
            </w:r>
            <w:r w:rsidR="00CC3790">
              <w:rPr>
                <w:noProof/>
                <w:webHidden/>
              </w:rPr>
              <w:instrText xml:space="preserve"> PAGEREF _Toc109920961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6DF2154D" w14:textId="783D58F7" w:rsidR="00CC3790" w:rsidRDefault="00000000">
          <w:pPr>
            <w:pStyle w:val="TOC3"/>
            <w:tabs>
              <w:tab w:val="right" w:leader="dot" w:pos="9350"/>
            </w:tabs>
            <w:rPr>
              <w:rFonts w:asciiTheme="minorHAnsi" w:eastAsiaTheme="minorEastAsia" w:hAnsiTheme="minorHAnsi"/>
              <w:noProof/>
              <w:sz w:val="22"/>
            </w:rPr>
          </w:pPr>
          <w:hyperlink w:anchor="_Toc109920962" w:history="1">
            <w:r w:rsidR="00CC3790" w:rsidRPr="001141AF">
              <w:rPr>
                <w:rStyle w:val="Hyperlink"/>
                <w:noProof/>
              </w:rPr>
              <w:t>Human Subject Concerns</w:t>
            </w:r>
            <w:r w:rsidR="00CC3790">
              <w:rPr>
                <w:noProof/>
                <w:webHidden/>
              </w:rPr>
              <w:tab/>
            </w:r>
            <w:r w:rsidR="00CC3790">
              <w:rPr>
                <w:noProof/>
                <w:webHidden/>
              </w:rPr>
              <w:fldChar w:fldCharType="begin"/>
            </w:r>
            <w:r w:rsidR="00CC3790">
              <w:rPr>
                <w:noProof/>
                <w:webHidden/>
              </w:rPr>
              <w:instrText xml:space="preserve"> PAGEREF _Toc109920962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7B2814FE" w14:textId="6B5C0A88" w:rsidR="00CC3790" w:rsidRDefault="00000000">
          <w:pPr>
            <w:pStyle w:val="TOC3"/>
            <w:tabs>
              <w:tab w:val="right" w:leader="dot" w:pos="9350"/>
            </w:tabs>
            <w:rPr>
              <w:rFonts w:asciiTheme="minorHAnsi" w:eastAsiaTheme="minorEastAsia" w:hAnsiTheme="minorHAnsi"/>
              <w:noProof/>
              <w:sz w:val="22"/>
            </w:rPr>
          </w:pPr>
          <w:hyperlink w:anchor="_Toc109920963" w:history="1">
            <w:r w:rsidR="00CC3790" w:rsidRPr="001141AF">
              <w:rPr>
                <w:rStyle w:val="Hyperlink"/>
                <w:noProof/>
              </w:rPr>
              <w:t>Secure Data Storage</w:t>
            </w:r>
            <w:r w:rsidR="00CC3790">
              <w:rPr>
                <w:noProof/>
                <w:webHidden/>
              </w:rPr>
              <w:tab/>
            </w:r>
            <w:r w:rsidR="00CC3790">
              <w:rPr>
                <w:noProof/>
                <w:webHidden/>
              </w:rPr>
              <w:fldChar w:fldCharType="begin"/>
            </w:r>
            <w:r w:rsidR="00CC3790">
              <w:rPr>
                <w:noProof/>
                <w:webHidden/>
              </w:rPr>
              <w:instrText xml:space="preserve"> PAGEREF _Toc109920963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4BBA5560" w14:textId="64F80297" w:rsidR="00CC3790" w:rsidRDefault="00000000">
          <w:pPr>
            <w:pStyle w:val="TOC3"/>
            <w:tabs>
              <w:tab w:val="right" w:leader="dot" w:pos="9350"/>
            </w:tabs>
            <w:rPr>
              <w:rFonts w:asciiTheme="minorHAnsi" w:eastAsiaTheme="minorEastAsia" w:hAnsiTheme="minorHAnsi"/>
              <w:noProof/>
              <w:sz w:val="22"/>
            </w:rPr>
          </w:pPr>
          <w:hyperlink w:anchor="_Toc109920964" w:history="1">
            <w:r w:rsidR="00CC3790" w:rsidRPr="001141AF">
              <w:rPr>
                <w:rStyle w:val="Hyperlink"/>
                <w:noProof/>
              </w:rPr>
              <w:t>Researchers Role</w:t>
            </w:r>
            <w:r w:rsidR="00CC3790">
              <w:rPr>
                <w:noProof/>
                <w:webHidden/>
              </w:rPr>
              <w:tab/>
            </w:r>
            <w:r w:rsidR="00CC3790">
              <w:rPr>
                <w:noProof/>
                <w:webHidden/>
              </w:rPr>
              <w:fldChar w:fldCharType="begin"/>
            </w:r>
            <w:r w:rsidR="00CC3790">
              <w:rPr>
                <w:noProof/>
                <w:webHidden/>
              </w:rPr>
              <w:instrText xml:space="preserve"> PAGEREF _Toc109920964 \h </w:instrText>
            </w:r>
            <w:r w:rsidR="00CC3790">
              <w:rPr>
                <w:noProof/>
                <w:webHidden/>
              </w:rPr>
            </w:r>
            <w:r w:rsidR="00CC3790">
              <w:rPr>
                <w:noProof/>
                <w:webHidden/>
              </w:rPr>
              <w:fldChar w:fldCharType="separate"/>
            </w:r>
            <w:r w:rsidR="00CC3790">
              <w:rPr>
                <w:noProof/>
                <w:webHidden/>
              </w:rPr>
              <w:t>102</w:t>
            </w:r>
            <w:r w:rsidR="00CC3790">
              <w:rPr>
                <w:noProof/>
                <w:webHidden/>
              </w:rPr>
              <w:fldChar w:fldCharType="end"/>
            </w:r>
          </w:hyperlink>
        </w:p>
        <w:p w14:paraId="466A1C84" w14:textId="6E408DCC" w:rsidR="00CC3790" w:rsidRDefault="00000000">
          <w:pPr>
            <w:pStyle w:val="TOC2"/>
            <w:rPr>
              <w:rFonts w:asciiTheme="minorHAnsi" w:eastAsiaTheme="minorEastAsia" w:hAnsiTheme="minorHAnsi" w:cstheme="minorBidi"/>
              <w:noProof/>
              <w:sz w:val="22"/>
              <w:szCs w:val="22"/>
            </w:rPr>
          </w:pPr>
          <w:hyperlink w:anchor="_Toc109920965"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_Toc109920965 \h </w:instrText>
            </w:r>
            <w:r w:rsidR="00CC3790">
              <w:rPr>
                <w:noProof/>
                <w:webHidden/>
              </w:rPr>
            </w:r>
            <w:r w:rsidR="00CC3790">
              <w:rPr>
                <w:noProof/>
                <w:webHidden/>
              </w:rPr>
              <w:fldChar w:fldCharType="separate"/>
            </w:r>
            <w:r w:rsidR="00CC3790">
              <w:rPr>
                <w:noProof/>
                <w:webHidden/>
              </w:rPr>
              <w:t>103</w:t>
            </w:r>
            <w:r w:rsidR="00CC3790">
              <w:rPr>
                <w:noProof/>
                <w:webHidden/>
              </w:rPr>
              <w:fldChar w:fldCharType="end"/>
            </w:r>
          </w:hyperlink>
        </w:p>
        <w:p w14:paraId="6FD4C938" w14:textId="5601D1B6" w:rsidR="00CC3790" w:rsidRDefault="00000000" w:rsidP="00CC3790">
          <w:pPr>
            <w:pStyle w:val="TOC1"/>
            <w:rPr>
              <w:rFonts w:asciiTheme="minorHAnsi" w:eastAsiaTheme="minorEastAsia" w:hAnsiTheme="minorHAnsi" w:cstheme="minorBidi"/>
              <w:noProof/>
              <w:sz w:val="22"/>
            </w:rPr>
          </w:pPr>
          <w:hyperlink w:anchor="_Toc109920966" w:history="1">
            <w:r w:rsidR="00CC3790" w:rsidRPr="001141AF">
              <w:rPr>
                <w:rStyle w:val="Hyperlink"/>
                <w:noProof/>
              </w:rPr>
              <w:t>References</w:t>
            </w:r>
            <w:r w:rsidR="00CC3790">
              <w:rPr>
                <w:noProof/>
                <w:webHidden/>
              </w:rPr>
              <w:tab/>
            </w:r>
            <w:r w:rsidR="00CC3790">
              <w:rPr>
                <w:noProof/>
                <w:webHidden/>
              </w:rPr>
              <w:fldChar w:fldCharType="begin"/>
            </w:r>
            <w:r w:rsidR="00CC3790">
              <w:rPr>
                <w:noProof/>
                <w:webHidden/>
              </w:rPr>
              <w:instrText xml:space="preserve"> PAGEREF _Toc109920966 \h </w:instrText>
            </w:r>
            <w:r w:rsidR="00CC3790">
              <w:rPr>
                <w:noProof/>
                <w:webHidden/>
              </w:rPr>
            </w:r>
            <w:r w:rsidR="00CC3790">
              <w:rPr>
                <w:noProof/>
                <w:webHidden/>
              </w:rPr>
              <w:fldChar w:fldCharType="separate"/>
            </w:r>
            <w:r w:rsidR="00CC3790">
              <w:rPr>
                <w:noProof/>
                <w:webHidden/>
              </w:rPr>
              <w:t>105</w:t>
            </w:r>
            <w:r w:rsidR="00CC3790">
              <w:rPr>
                <w:noProof/>
                <w:webHidden/>
              </w:rPr>
              <w:fldChar w:fldCharType="end"/>
            </w:r>
          </w:hyperlink>
        </w:p>
        <w:p w14:paraId="0BF29CE4" w14:textId="51385E4E"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000000">
      <w:pPr>
        <w:pStyle w:val="TableofFigures"/>
        <w:tabs>
          <w:tab w:val="right" w:leader="dot" w:pos="9350"/>
        </w:tabs>
        <w:rPr>
          <w:rFonts w:asciiTheme="minorHAnsi" w:eastAsiaTheme="minorEastAsia" w:hAnsiTheme="minorHAnsi"/>
          <w:noProof/>
          <w:sz w:val="22"/>
        </w:rPr>
      </w:pPr>
      <w:hyperlink w:anchor="_Toc107430911" w:history="1">
        <w:r w:rsidR="00667189" w:rsidRPr="00CE569E">
          <w:rPr>
            <w:rStyle w:val="Hyperlink"/>
            <w:noProof/>
          </w:rPr>
          <w:t xml:space="preserve">Table 2  </w:t>
        </w:r>
        <w:r w:rsidR="00667189" w:rsidRPr="00CE569E">
          <w:rPr>
            <w:rStyle w:val="Hyperlink"/>
            <w:i/>
            <w:noProof/>
          </w:rPr>
          <w:t>Survey search terms</w:t>
        </w:r>
        <w:r w:rsidR="00667189">
          <w:rPr>
            <w:noProof/>
            <w:webHidden/>
          </w:rPr>
          <w:tab/>
        </w:r>
        <w:r w:rsidR="00667189">
          <w:rPr>
            <w:noProof/>
            <w:webHidden/>
          </w:rPr>
          <w:fldChar w:fldCharType="begin"/>
        </w:r>
        <w:r w:rsidR="00667189">
          <w:rPr>
            <w:noProof/>
            <w:webHidden/>
          </w:rPr>
          <w:instrText xml:space="preserve"> PAGEREF _Toc107430911 \h </w:instrText>
        </w:r>
        <w:r w:rsidR="00667189">
          <w:rPr>
            <w:noProof/>
            <w:webHidden/>
          </w:rPr>
        </w:r>
        <w:r w:rsidR="00667189">
          <w:rPr>
            <w:noProof/>
            <w:webHidden/>
          </w:rPr>
          <w:fldChar w:fldCharType="separate"/>
        </w:r>
        <w:r w:rsidR="00667189">
          <w:rPr>
            <w:noProof/>
            <w:webHidden/>
          </w:rPr>
          <w:t>13</w:t>
        </w:r>
        <w:r w:rsidR="00667189">
          <w:rPr>
            <w:noProof/>
            <w:webHidden/>
          </w:rPr>
          <w:fldChar w:fldCharType="end"/>
        </w:r>
      </w:hyperlink>
    </w:p>
    <w:p w14:paraId="363D4D02" w14:textId="38630F11" w:rsidR="00667189" w:rsidRDefault="00000000">
      <w:pPr>
        <w:pStyle w:val="TableofFigures"/>
        <w:tabs>
          <w:tab w:val="right" w:leader="dot" w:pos="9350"/>
        </w:tabs>
        <w:rPr>
          <w:rFonts w:asciiTheme="minorHAnsi" w:eastAsiaTheme="minorEastAsia" w:hAnsiTheme="minorHAnsi"/>
          <w:noProof/>
          <w:sz w:val="22"/>
        </w:rPr>
      </w:pPr>
      <w:hyperlink w:anchor="_Toc107430912" w:history="1">
        <w:r w:rsidR="00667189" w:rsidRPr="00CE569E">
          <w:rPr>
            <w:rStyle w:val="Hyperlink"/>
            <w:noProof/>
          </w:rPr>
          <w:t xml:space="preserve">Table 3  </w:t>
        </w:r>
        <w:r w:rsidR="00667189" w:rsidRPr="00CE569E">
          <w:rPr>
            <w:rStyle w:val="Hyperlink"/>
            <w:i/>
            <w:noProof/>
          </w:rPr>
          <w:t>Example Research Strategies for Classifying Movement in Video</w:t>
        </w:r>
        <w:r w:rsidR="00667189">
          <w:rPr>
            <w:noProof/>
            <w:webHidden/>
          </w:rPr>
          <w:tab/>
        </w:r>
        <w:r w:rsidR="00667189">
          <w:rPr>
            <w:noProof/>
            <w:webHidden/>
          </w:rPr>
          <w:fldChar w:fldCharType="begin"/>
        </w:r>
        <w:r w:rsidR="00667189">
          <w:rPr>
            <w:noProof/>
            <w:webHidden/>
          </w:rPr>
          <w:instrText xml:space="preserve"> PAGEREF _Toc107430912 \h </w:instrText>
        </w:r>
        <w:r w:rsidR="00667189">
          <w:rPr>
            <w:noProof/>
            <w:webHidden/>
          </w:rPr>
        </w:r>
        <w:r w:rsidR="00667189">
          <w:rPr>
            <w:noProof/>
            <w:webHidden/>
          </w:rPr>
          <w:fldChar w:fldCharType="separate"/>
        </w:r>
        <w:r w:rsidR="00667189">
          <w:rPr>
            <w:noProof/>
            <w:webHidden/>
          </w:rPr>
          <w:t>14</w:t>
        </w:r>
        <w:r w:rsidR="00667189">
          <w:rPr>
            <w:noProof/>
            <w:webHidden/>
          </w:rPr>
          <w:fldChar w:fldCharType="end"/>
        </w:r>
      </w:hyperlink>
    </w:p>
    <w:p w14:paraId="68C017B2" w14:textId="64DF6FDC" w:rsidR="00667189" w:rsidRDefault="00000000">
      <w:pPr>
        <w:pStyle w:val="TableofFigures"/>
        <w:tabs>
          <w:tab w:val="right" w:leader="dot" w:pos="9350"/>
        </w:tabs>
        <w:rPr>
          <w:rFonts w:asciiTheme="minorHAnsi" w:eastAsiaTheme="minorEastAsia" w:hAnsiTheme="minorHAnsi"/>
          <w:noProof/>
          <w:sz w:val="22"/>
        </w:rPr>
      </w:pPr>
      <w:hyperlink w:anchor="_Toc107430913" w:history="1">
        <w:r w:rsidR="00667189" w:rsidRPr="00CE569E">
          <w:rPr>
            <w:rStyle w:val="Hyperlink"/>
            <w:noProof/>
          </w:rPr>
          <w:t xml:space="preserve">Table 4  </w:t>
        </w:r>
        <w:r w:rsidR="00667189" w:rsidRPr="00CE569E">
          <w:rPr>
            <w:rStyle w:val="Hyperlink"/>
            <w:i/>
            <w:noProof/>
          </w:rPr>
          <w:t>Activation Functions</w:t>
        </w:r>
        <w:r w:rsidR="00667189">
          <w:rPr>
            <w:noProof/>
            <w:webHidden/>
          </w:rPr>
          <w:tab/>
        </w:r>
        <w:r w:rsidR="00667189">
          <w:rPr>
            <w:noProof/>
            <w:webHidden/>
          </w:rPr>
          <w:fldChar w:fldCharType="begin"/>
        </w:r>
        <w:r w:rsidR="00667189">
          <w:rPr>
            <w:noProof/>
            <w:webHidden/>
          </w:rPr>
          <w:instrText xml:space="preserve"> PAGEREF _Toc107430913 \h </w:instrText>
        </w:r>
        <w:r w:rsidR="00667189">
          <w:rPr>
            <w:noProof/>
            <w:webHidden/>
          </w:rPr>
        </w:r>
        <w:r w:rsidR="00667189">
          <w:rPr>
            <w:noProof/>
            <w:webHidden/>
          </w:rPr>
          <w:fldChar w:fldCharType="separate"/>
        </w:r>
        <w:r w:rsidR="00667189">
          <w:rPr>
            <w:noProof/>
            <w:webHidden/>
          </w:rPr>
          <w:t>32</w:t>
        </w:r>
        <w:r w:rsidR="00667189">
          <w:rPr>
            <w:noProof/>
            <w:webHidden/>
          </w:rPr>
          <w:fldChar w:fldCharType="end"/>
        </w:r>
      </w:hyperlink>
    </w:p>
    <w:p w14:paraId="2C59FCEE" w14:textId="20CC046B" w:rsidR="00667189" w:rsidRDefault="00000000">
      <w:pPr>
        <w:pStyle w:val="TableofFigures"/>
        <w:tabs>
          <w:tab w:val="right" w:leader="dot" w:pos="9350"/>
        </w:tabs>
        <w:rPr>
          <w:rFonts w:asciiTheme="minorHAnsi" w:eastAsiaTheme="minorEastAsia" w:hAnsiTheme="minorHAnsi"/>
          <w:noProof/>
          <w:sz w:val="22"/>
        </w:rPr>
      </w:pPr>
      <w:hyperlink w:anchor="_Toc107430914" w:history="1">
        <w:r w:rsidR="00667189" w:rsidRPr="00CE569E">
          <w:rPr>
            <w:rStyle w:val="Hyperlink"/>
            <w:noProof/>
          </w:rPr>
          <w:t xml:space="preserve">Table 5  </w:t>
        </w:r>
        <w:r w:rsidR="00667189" w:rsidRPr="00CE569E">
          <w:rPr>
            <w:rStyle w:val="Hyperlink"/>
            <w:i/>
            <w:noProof/>
          </w:rPr>
          <w:t>Principal Components</w:t>
        </w:r>
        <w:r w:rsidR="00667189">
          <w:rPr>
            <w:noProof/>
            <w:webHidden/>
          </w:rPr>
          <w:tab/>
        </w:r>
        <w:r w:rsidR="00667189">
          <w:rPr>
            <w:noProof/>
            <w:webHidden/>
          </w:rPr>
          <w:fldChar w:fldCharType="begin"/>
        </w:r>
        <w:r w:rsidR="00667189">
          <w:rPr>
            <w:noProof/>
            <w:webHidden/>
          </w:rPr>
          <w:instrText xml:space="preserve"> PAGEREF _Toc107430914 \h </w:instrText>
        </w:r>
        <w:r w:rsidR="00667189">
          <w:rPr>
            <w:noProof/>
            <w:webHidden/>
          </w:rPr>
        </w:r>
        <w:r w:rsidR="00667189">
          <w:rPr>
            <w:noProof/>
            <w:webHidden/>
          </w:rPr>
          <w:fldChar w:fldCharType="separate"/>
        </w:r>
        <w:r w:rsidR="00667189">
          <w:rPr>
            <w:noProof/>
            <w:webHidden/>
          </w:rPr>
          <w:t>35</w:t>
        </w:r>
        <w:r w:rsidR="00667189">
          <w:rPr>
            <w:noProof/>
            <w:webHidden/>
          </w:rPr>
          <w:fldChar w:fldCharType="end"/>
        </w:r>
      </w:hyperlink>
    </w:p>
    <w:p w14:paraId="1348F434" w14:textId="31FF0846" w:rsidR="00667189" w:rsidRDefault="00000000">
      <w:pPr>
        <w:pStyle w:val="TableofFigures"/>
        <w:tabs>
          <w:tab w:val="right" w:leader="dot" w:pos="9350"/>
        </w:tabs>
        <w:rPr>
          <w:rFonts w:asciiTheme="minorHAnsi" w:eastAsiaTheme="minorEastAsia" w:hAnsiTheme="minorHAnsi"/>
          <w:noProof/>
          <w:sz w:val="22"/>
        </w:rPr>
      </w:pPr>
      <w:hyperlink w:anchor="_Toc107430915" w:history="1">
        <w:r w:rsidR="00667189" w:rsidRPr="00CE569E">
          <w:rPr>
            <w:rStyle w:val="Hyperlink"/>
            <w:noProof/>
          </w:rPr>
          <w:t xml:space="preserve">Table 6  </w:t>
        </w:r>
        <w:r w:rsidR="00667189" w:rsidRPr="00CE569E">
          <w:rPr>
            <w:rStyle w:val="Hyperlink"/>
            <w:i/>
            <w:noProof/>
          </w:rPr>
          <w:t>Mean Time to Recover</w:t>
        </w:r>
        <w:r w:rsidR="00667189">
          <w:rPr>
            <w:noProof/>
            <w:webHidden/>
          </w:rPr>
          <w:tab/>
        </w:r>
        <w:r w:rsidR="00667189">
          <w:rPr>
            <w:noProof/>
            <w:webHidden/>
          </w:rPr>
          <w:fldChar w:fldCharType="begin"/>
        </w:r>
        <w:r w:rsidR="00667189">
          <w:rPr>
            <w:noProof/>
            <w:webHidden/>
          </w:rPr>
          <w:instrText xml:space="preserve"> PAGEREF _Toc107430915 \h </w:instrText>
        </w:r>
        <w:r w:rsidR="00667189">
          <w:rPr>
            <w:noProof/>
            <w:webHidden/>
          </w:rPr>
        </w:r>
        <w:r w:rsidR="00667189">
          <w:rPr>
            <w:noProof/>
            <w:webHidden/>
          </w:rPr>
          <w:fldChar w:fldCharType="separate"/>
        </w:r>
        <w:r w:rsidR="00667189">
          <w:rPr>
            <w:noProof/>
            <w:webHidden/>
          </w:rPr>
          <w:t>43</w:t>
        </w:r>
        <w:r w:rsidR="00667189">
          <w:rPr>
            <w:noProof/>
            <w:webHidden/>
          </w:rPr>
          <w:fldChar w:fldCharType="end"/>
        </w:r>
      </w:hyperlink>
    </w:p>
    <w:p w14:paraId="70CD3C24" w14:textId="028A2FB9" w:rsidR="00667189" w:rsidRDefault="00000000">
      <w:pPr>
        <w:pStyle w:val="TableofFigures"/>
        <w:tabs>
          <w:tab w:val="right" w:leader="dot" w:pos="9350"/>
        </w:tabs>
        <w:rPr>
          <w:rFonts w:asciiTheme="minorHAnsi" w:eastAsiaTheme="minorEastAsia" w:hAnsiTheme="minorHAnsi"/>
          <w:noProof/>
          <w:sz w:val="22"/>
        </w:rPr>
      </w:pPr>
      <w:hyperlink w:anchor="_Toc107430916" w:history="1">
        <w:r w:rsidR="00667189" w:rsidRPr="00CE569E">
          <w:rPr>
            <w:rStyle w:val="Hyperlink"/>
            <w:noProof/>
          </w:rPr>
          <w:t xml:space="preserve">Table 7  </w:t>
        </w:r>
        <w:r w:rsidR="00667189" w:rsidRPr="00CE569E">
          <w:rPr>
            <w:rStyle w:val="Hyperlink"/>
            <w:i/>
            <w:noProof/>
          </w:rPr>
          <w:t>Example progressions of N.N. architecture complexity</w:t>
        </w:r>
        <w:r w:rsidR="00667189">
          <w:rPr>
            <w:noProof/>
            <w:webHidden/>
          </w:rPr>
          <w:tab/>
        </w:r>
        <w:r w:rsidR="00667189">
          <w:rPr>
            <w:noProof/>
            <w:webHidden/>
          </w:rPr>
          <w:fldChar w:fldCharType="begin"/>
        </w:r>
        <w:r w:rsidR="00667189">
          <w:rPr>
            <w:noProof/>
            <w:webHidden/>
          </w:rPr>
          <w:instrText xml:space="preserve"> PAGEREF _Toc107430916 \h </w:instrText>
        </w:r>
        <w:r w:rsidR="00667189">
          <w:rPr>
            <w:noProof/>
            <w:webHidden/>
          </w:rPr>
        </w:r>
        <w:r w:rsidR="00667189">
          <w:rPr>
            <w:noProof/>
            <w:webHidden/>
          </w:rPr>
          <w:fldChar w:fldCharType="separate"/>
        </w:r>
        <w:r w:rsidR="00667189">
          <w:rPr>
            <w:noProof/>
            <w:webHidden/>
          </w:rPr>
          <w:t>52</w:t>
        </w:r>
        <w:r w:rsidR="00667189">
          <w:rPr>
            <w:noProof/>
            <w:webHidden/>
          </w:rPr>
          <w:fldChar w:fldCharType="end"/>
        </w:r>
      </w:hyperlink>
    </w:p>
    <w:p w14:paraId="0C891556" w14:textId="586978C5" w:rsidR="00667189" w:rsidRDefault="00000000">
      <w:pPr>
        <w:pStyle w:val="TableofFigures"/>
        <w:tabs>
          <w:tab w:val="right" w:leader="dot" w:pos="9350"/>
        </w:tabs>
        <w:rPr>
          <w:rFonts w:asciiTheme="minorHAnsi" w:eastAsiaTheme="minorEastAsia" w:hAnsiTheme="minorHAnsi"/>
          <w:noProof/>
          <w:sz w:val="22"/>
        </w:rPr>
      </w:pPr>
      <w:hyperlink w:anchor="_Toc107430917" w:history="1">
        <w:r w:rsidR="00667189" w:rsidRPr="00CE569E">
          <w:rPr>
            <w:rStyle w:val="Hyperlink"/>
            <w:noProof/>
          </w:rPr>
          <w:t xml:space="preserve">Table 8  </w:t>
        </w:r>
        <w:r w:rsidR="00667189" w:rsidRPr="00CE569E">
          <w:rPr>
            <w:rStyle w:val="Hyperlink"/>
            <w:i/>
            <w:noProof/>
          </w:rPr>
          <w:t>Ongoing Fees</w:t>
        </w:r>
        <w:r w:rsidR="00667189">
          <w:rPr>
            <w:noProof/>
            <w:webHidden/>
          </w:rPr>
          <w:tab/>
        </w:r>
        <w:r w:rsidR="00667189">
          <w:rPr>
            <w:noProof/>
            <w:webHidden/>
          </w:rPr>
          <w:fldChar w:fldCharType="begin"/>
        </w:r>
        <w:r w:rsidR="00667189">
          <w:rPr>
            <w:noProof/>
            <w:webHidden/>
          </w:rPr>
          <w:instrText xml:space="preserve"> PAGEREF _Toc107430917 \h </w:instrText>
        </w:r>
        <w:r w:rsidR="00667189">
          <w:rPr>
            <w:noProof/>
            <w:webHidden/>
          </w:rPr>
        </w:r>
        <w:r w:rsidR="00667189">
          <w:rPr>
            <w:noProof/>
            <w:webHidden/>
          </w:rPr>
          <w:fldChar w:fldCharType="separate"/>
        </w:r>
        <w:r w:rsidR="00667189">
          <w:rPr>
            <w:noProof/>
            <w:webHidden/>
          </w:rPr>
          <w:t>63</w:t>
        </w:r>
        <w:r w:rsidR="00667189">
          <w:rPr>
            <w:noProof/>
            <w:webHidden/>
          </w:rPr>
          <w:fldChar w:fldCharType="end"/>
        </w:r>
      </w:hyperlink>
    </w:p>
    <w:p w14:paraId="02043938" w14:textId="64305CAB" w:rsidR="00667189" w:rsidRDefault="00000000">
      <w:pPr>
        <w:pStyle w:val="TableofFigures"/>
        <w:tabs>
          <w:tab w:val="right" w:leader="dot" w:pos="9350"/>
        </w:tabs>
        <w:rPr>
          <w:rFonts w:asciiTheme="minorHAnsi" w:eastAsiaTheme="minorEastAsia" w:hAnsiTheme="minorHAnsi"/>
          <w:noProof/>
          <w:sz w:val="22"/>
        </w:rPr>
      </w:pPr>
      <w:hyperlink w:anchor="_Toc107430918" w:history="1">
        <w:r w:rsidR="00667189" w:rsidRPr="00CE569E">
          <w:rPr>
            <w:rStyle w:val="Hyperlink"/>
            <w:noProof/>
          </w:rPr>
          <w:t xml:space="preserve">Table 9 </w:t>
        </w:r>
        <w:r w:rsidR="00667189" w:rsidRPr="006305D2">
          <w:rPr>
            <w:rStyle w:val="Hyperlink"/>
            <w:i/>
            <w:iCs/>
            <w:noProof/>
          </w:rPr>
          <w:t>Threat Sources</w:t>
        </w:r>
        <w:r w:rsidR="00667189">
          <w:rPr>
            <w:noProof/>
            <w:webHidden/>
          </w:rPr>
          <w:tab/>
        </w:r>
        <w:r w:rsidR="00667189">
          <w:rPr>
            <w:noProof/>
            <w:webHidden/>
          </w:rPr>
          <w:fldChar w:fldCharType="begin"/>
        </w:r>
        <w:r w:rsidR="00667189">
          <w:rPr>
            <w:noProof/>
            <w:webHidden/>
          </w:rPr>
          <w:instrText xml:space="preserve"> PAGEREF _Toc107430918 \h </w:instrText>
        </w:r>
        <w:r w:rsidR="00667189">
          <w:rPr>
            <w:noProof/>
            <w:webHidden/>
          </w:rPr>
        </w:r>
        <w:r w:rsidR="00667189">
          <w:rPr>
            <w:noProof/>
            <w:webHidden/>
          </w:rPr>
          <w:fldChar w:fldCharType="separate"/>
        </w:r>
        <w:r w:rsidR="00667189">
          <w:rPr>
            <w:noProof/>
            <w:webHidden/>
          </w:rPr>
          <w:t>70</w:t>
        </w:r>
        <w:r w:rsidR="00667189">
          <w:rPr>
            <w:noProof/>
            <w:webHidden/>
          </w:rPr>
          <w:fldChar w:fldCharType="end"/>
        </w:r>
      </w:hyperlink>
    </w:p>
    <w:p w14:paraId="7713DCED" w14:textId="33864D8F" w:rsidR="00667189" w:rsidRDefault="00000000">
      <w:pPr>
        <w:pStyle w:val="TableofFigures"/>
        <w:tabs>
          <w:tab w:val="right" w:leader="dot" w:pos="9350"/>
        </w:tabs>
        <w:rPr>
          <w:rFonts w:asciiTheme="minorHAnsi" w:eastAsiaTheme="minorEastAsia" w:hAnsiTheme="minorHAnsi"/>
          <w:noProof/>
          <w:sz w:val="22"/>
        </w:rPr>
      </w:pPr>
      <w:hyperlink w:anchor="_Toc107430919" w:history="1">
        <w:r w:rsidR="00667189" w:rsidRPr="00CE569E">
          <w:rPr>
            <w:rStyle w:val="Hyperlink"/>
            <w:noProof/>
          </w:rPr>
          <w:t xml:space="preserve">Table 10  </w:t>
        </w:r>
        <w:r w:rsidR="00667189" w:rsidRPr="00CE569E">
          <w:rPr>
            <w:rStyle w:val="Hyperlink"/>
            <w:i/>
            <w:noProof/>
          </w:rPr>
          <w:t>Research Approaches</w:t>
        </w:r>
        <w:r w:rsidR="00667189">
          <w:rPr>
            <w:noProof/>
            <w:webHidden/>
          </w:rPr>
          <w:tab/>
        </w:r>
        <w:r w:rsidR="00667189">
          <w:rPr>
            <w:noProof/>
            <w:webHidden/>
          </w:rPr>
          <w:fldChar w:fldCharType="begin"/>
        </w:r>
        <w:r w:rsidR="00667189">
          <w:rPr>
            <w:noProof/>
            <w:webHidden/>
          </w:rPr>
          <w:instrText xml:space="preserve"> PAGEREF _Toc107430919 \h </w:instrText>
        </w:r>
        <w:r w:rsidR="00667189">
          <w:rPr>
            <w:noProof/>
            <w:webHidden/>
          </w:rPr>
        </w:r>
        <w:r w:rsidR="00667189">
          <w:rPr>
            <w:noProof/>
            <w:webHidden/>
          </w:rPr>
          <w:fldChar w:fldCharType="separate"/>
        </w:r>
        <w:r w:rsidR="00667189">
          <w:rPr>
            <w:noProof/>
            <w:webHidden/>
          </w:rPr>
          <w:t>83</w:t>
        </w:r>
        <w:r w:rsidR="00667189">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4796B5EB" w:rsidR="00EE7751" w:rsidRDefault="00EE7751">
      <w:pPr>
        <w:pStyle w:val="TableofFigures"/>
        <w:tabs>
          <w:tab w:val="right" w:leader="dot" w:pos="9350"/>
        </w:tabs>
        <w:rPr>
          <w:noProof/>
        </w:rPr>
      </w:pPr>
      <w:r>
        <w:fldChar w:fldCharType="begin"/>
      </w:r>
      <w:r>
        <w:instrText xml:space="preserve"> TOC \h \z \c "Figure" </w:instrText>
      </w:r>
      <w:r>
        <w:fldChar w:fldCharType="separate"/>
      </w:r>
      <w:r w:rsidR="00000000">
        <w:fldChar w:fldCharType="begin"/>
      </w:r>
      <w:r w:rsidR="00000000">
        <w:instrText xml:space="preserve"> HYPERLINK \l "_Toc107430833" </w:instrText>
      </w:r>
      <w:r w:rsidR="00000000">
        <w:fldChar w:fldCharType="separate"/>
      </w:r>
      <w:r w:rsidRPr="008F3727">
        <w:rPr>
          <w:rStyle w:val="Hyperlink"/>
          <w:noProof/>
        </w:rPr>
        <w:t xml:space="preserve">Figure 1  </w:t>
      </w:r>
      <w:r w:rsidRPr="008F3727">
        <w:rPr>
          <w:rStyle w:val="Hyperlink"/>
          <w:i/>
          <w:noProof/>
        </w:rPr>
        <w:t>Should you purcha</w:t>
      </w:r>
      <w:ins w:id="6" w:author="nate nate" w:date="2022-07-31T08:27:00Z">
        <w:r w:rsidR="00E57186">
          <w:rPr>
            <w:rStyle w:val="Hyperlink"/>
            <w:i/>
            <w:noProof/>
          </w:rPr>
          <w:t>se</w:t>
        </w:r>
      </w:ins>
      <w:del w:id="7" w:author="nate nate" w:date="2022-07-31T08:27:00Z">
        <w:r w:rsidRPr="008F3727" w:rsidDel="00E57186">
          <w:rPr>
            <w:rStyle w:val="Hyperlink"/>
            <w:i/>
            <w:noProof/>
          </w:rPr>
          <w:delText>sing</w:delText>
        </w:r>
      </w:del>
      <w:r w:rsidRPr="008F3727">
        <w:rPr>
          <w:rStyle w:val="Hyperlink"/>
          <w:i/>
          <w:noProof/>
        </w:rPr>
        <w:t xml:space="preserve">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r w:rsidR="00000000">
        <w:rPr>
          <w:noProof/>
        </w:rPr>
        <w:fldChar w:fldCharType="end"/>
      </w:r>
    </w:p>
    <w:p w14:paraId="2B6CA065" w14:textId="4480A7BD" w:rsidR="00EE7751" w:rsidRDefault="00000000">
      <w:pPr>
        <w:pStyle w:val="TableofFigures"/>
        <w:tabs>
          <w:tab w:val="right" w:leader="dot" w:pos="9350"/>
        </w:tabs>
        <w:rPr>
          <w:noProof/>
        </w:rPr>
      </w:pPr>
      <w:hyperlink w:anchor="_Toc107430834" w:history="1">
        <w:r w:rsidR="00EE7751" w:rsidRPr="008F3727">
          <w:rPr>
            <w:rStyle w:val="Hyperlink"/>
            <w:noProof/>
          </w:rPr>
          <w:t xml:space="preserve">Figure 2  </w:t>
        </w:r>
        <w:r w:rsidR="00EE7751" w:rsidRPr="008F3727">
          <w:rPr>
            <w:rStyle w:val="Hyperlink"/>
            <w:i/>
            <w:noProof/>
          </w:rPr>
          <w:t>n-gram Examples</w:t>
        </w:r>
        <w:r w:rsidR="00EE7751">
          <w:rPr>
            <w:noProof/>
            <w:webHidden/>
          </w:rPr>
          <w:tab/>
        </w:r>
        <w:r w:rsidR="00EE7751">
          <w:rPr>
            <w:noProof/>
            <w:webHidden/>
          </w:rPr>
          <w:fldChar w:fldCharType="begin"/>
        </w:r>
        <w:r w:rsidR="00EE7751">
          <w:rPr>
            <w:noProof/>
            <w:webHidden/>
          </w:rPr>
          <w:instrText xml:space="preserve"> PAGEREF _Toc107430834 \h </w:instrText>
        </w:r>
        <w:r w:rsidR="00EE7751">
          <w:rPr>
            <w:noProof/>
            <w:webHidden/>
          </w:rPr>
        </w:r>
        <w:r w:rsidR="00EE7751">
          <w:rPr>
            <w:noProof/>
            <w:webHidden/>
          </w:rPr>
          <w:fldChar w:fldCharType="separate"/>
        </w:r>
        <w:r w:rsidR="00EE7751">
          <w:rPr>
            <w:noProof/>
            <w:webHidden/>
          </w:rPr>
          <w:t>27</w:t>
        </w:r>
        <w:r w:rsidR="00EE7751">
          <w:rPr>
            <w:noProof/>
            <w:webHidden/>
          </w:rPr>
          <w:fldChar w:fldCharType="end"/>
        </w:r>
      </w:hyperlink>
    </w:p>
    <w:p w14:paraId="01521138" w14:textId="0421132C" w:rsidR="00EE7751" w:rsidRDefault="00000000">
      <w:pPr>
        <w:pStyle w:val="TableofFigures"/>
        <w:tabs>
          <w:tab w:val="right" w:leader="dot" w:pos="9350"/>
        </w:tabs>
        <w:rPr>
          <w:noProof/>
        </w:rPr>
      </w:pPr>
      <w:hyperlink w:anchor="_Toc107430835" w:history="1">
        <w:r w:rsidR="00EE7751" w:rsidRPr="008F3727">
          <w:rPr>
            <w:rStyle w:val="Hyperlink"/>
            <w:noProof/>
          </w:rPr>
          <w:t>Figure 3 3 GANN Architecture (de Waal &amp; du Toit, 2011, p. 399)</w:t>
        </w:r>
        <w:r w:rsidR="00EE7751">
          <w:rPr>
            <w:noProof/>
            <w:webHidden/>
          </w:rPr>
          <w:tab/>
        </w:r>
        <w:r w:rsidR="00EE7751">
          <w:rPr>
            <w:noProof/>
            <w:webHidden/>
          </w:rPr>
          <w:fldChar w:fldCharType="begin"/>
        </w:r>
        <w:r w:rsidR="00EE7751">
          <w:rPr>
            <w:noProof/>
            <w:webHidden/>
          </w:rPr>
          <w:instrText xml:space="preserve"> PAGEREF _Toc107430835 \h </w:instrText>
        </w:r>
        <w:r w:rsidR="00EE7751">
          <w:rPr>
            <w:noProof/>
            <w:webHidden/>
          </w:rPr>
        </w:r>
        <w:r w:rsidR="00EE7751">
          <w:rPr>
            <w:noProof/>
            <w:webHidden/>
          </w:rPr>
          <w:fldChar w:fldCharType="separate"/>
        </w:r>
        <w:r w:rsidR="00EE7751">
          <w:rPr>
            <w:noProof/>
            <w:webHidden/>
          </w:rPr>
          <w:t>29</w:t>
        </w:r>
        <w:r w:rsidR="00EE7751">
          <w:rPr>
            <w:noProof/>
            <w:webHidden/>
          </w:rPr>
          <w:fldChar w:fldCharType="end"/>
        </w:r>
      </w:hyperlink>
    </w:p>
    <w:p w14:paraId="446B529B" w14:textId="408331FA" w:rsidR="00EE7751" w:rsidRDefault="00000000">
      <w:pPr>
        <w:pStyle w:val="TableofFigures"/>
        <w:tabs>
          <w:tab w:val="right" w:leader="dot" w:pos="9350"/>
        </w:tabs>
        <w:rPr>
          <w:noProof/>
        </w:rPr>
      </w:pPr>
      <w:hyperlink w:anchor="_Toc107430836" w:history="1">
        <w:r w:rsidR="00EE7751" w:rsidRPr="008F3727">
          <w:rPr>
            <w:rStyle w:val="Hyperlink"/>
            <w:noProof/>
          </w:rPr>
          <w:t xml:space="preserve">Figure 4  </w:t>
        </w:r>
        <w:r w:rsidR="00EE7751" w:rsidRPr="008F3727">
          <w:rPr>
            <w:rStyle w:val="Hyperlink"/>
            <w:i/>
            <w:noProof/>
          </w:rPr>
          <w:t>TensorFlow Architecture for MNIST Analysis</w:t>
        </w:r>
        <w:r w:rsidR="00EE7751">
          <w:rPr>
            <w:noProof/>
            <w:webHidden/>
          </w:rPr>
          <w:tab/>
        </w:r>
        <w:r w:rsidR="00EE7751">
          <w:rPr>
            <w:noProof/>
            <w:webHidden/>
          </w:rPr>
          <w:fldChar w:fldCharType="begin"/>
        </w:r>
        <w:r w:rsidR="00EE7751">
          <w:rPr>
            <w:noProof/>
            <w:webHidden/>
          </w:rPr>
          <w:instrText xml:space="preserve"> PAGEREF _Toc107430836 \h </w:instrText>
        </w:r>
        <w:r w:rsidR="00EE7751">
          <w:rPr>
            <w:noProof/>
            <w:webHidden/>
          </w:rPr>
        </w:r>
        <w:r w:rsidR="00EE7751">
          <w:rPr>
            <w:noProof/>
            <w:webHidden/>
          </w:rPr>
          <w:fldChar w:fldCharType="separate"/>
        </w:r>
        <w:r w:rsidR="00EE7751">
          <w:rPr>
            <w:noProof/>
            <w:webHidden/>
          </w:rPr>
          <w:t>30</w:t>
        </w:r>
        <w:r w:rsidR="00EE7751">
          <w:rPr>
            <w:noProof/>
            <w:webHidden/>
          </w:rPr>
          <w:fldChar w:fldCharType="end"/>
        </w:r>
      </w:hyperlink>
    </w:p>
    <w:p w14:paraId="644CE62A" w14:textId="2D6A52B1" w:rsidR="00EE7751" w:rsidRDefault="00000000">
      <w:pPr>
        <w:pStyle w:val="TableofFigures"/>
        <w:tabs>
          <w:tab w:val="right" w:leader="dot" w:pos="9350"/>
        </w:tabs>
        <w:rPr>
          <w:noProof/>
        </w:rPr>
      </w:pPr>
      <w:hyperlink w:anchor="_Toc107430837" w:history="1">
        <w:r w:rsidR="00EE7751" w:rsidRPr="008F3727">
          <w:rPr>
            <w:rStyle w:val="Hyperlink"/>
            <w:noProof/>
          </w:rPr>
          <w:t xml:space="preserve">Figure 5  </w:t>
        </w:r>
        <w:r w:rsidR="00EE7751" w:rsidRPr="008F3727">
          <w:rPr>
            <w:rStyle w:val="Hyperlink"/>
            <w:i/>
            <w:noProof/>
          </w:rPr>
          <w:t>Multi-dimensional convergence (Kim &amp; Cho, 2008, p. 1605)</w:t>
        </w:r>
        <w:r w:rsidR="00EE7751">
          <w:rPr>
            <w:noProof/>
            <w:webHidden/>
          </w:rPr>
          <w:tab/>
        </w:r>
        <w:r w:rsidR="00EE7751">
          <w:rPr>
            <w:noProof/>
            <w:webHidden/>
          </w:rPr>
          <w:fldChar w:fldCharType="begin"/>
        </w:r>
        <w:r w:rsidR="00EE7751">
          <w:rPr>
            <w:noProof/>
            <w:webHidden/>
          </w:rPr>
          <w:instrText xml:space="preserve"> PAGEREF _Toc107430837 \h </w:instrText>
        </w:r>
        <w:r w:rsidR="00EE7751">
          <w:rPr>
            <w:noProof/>
            <w:webHidden/>
          </w:rPr>
        </w:r>
        <w:r w:rsidR="00EE7751">
          <w:rPr>
            <w:noProof/>
            <w:webHidden/>
          </w:rPr>
          <w:fldChar w:fldCharType="separate"/>
        </w:r>
        <w:r w:rsidR="00EE7751">
          <w:rPr>
            <w:noProof/>
            <w:webHidden/>
          </w:rPr>
          <w:t>34</w:t>
        </w:r>
        <w:r w:rsidR="00EE7751">
          <w:rPr>
            <w:noProof/>
            <w:webHidden/>
          </w:rPr>
          <w:fldChar w:fldCharType="end"/>
        </w:r>
      </w:hyperlink>
    </w:p>
    <w:p w14:paraId="7526C71A" w14:textId="685959BB" w:rsidR="00EE7751" w:rsidRDefault="00000000">
      <w:pPr>
        <w:pStyle w:val="TableofFigures"/>
        <w:tabs>
          <w:tab w:val="right" w:leader="dot" w:pos="9350"/>
        </w:tabs>
        <w:rPr>
          <w:noProof/>
        </w:rPr>
      </w:pPr>
      <w:hyperlink w:anchor="_Toc107430838" w:history="1">
        <w:r w:rsidR="00EE7751" w:rsidRPr="008F3727">
          <w:rPr>
            <w:rStyle w:val="Hyperlink"/>
            <w:noProof/>
          </w:rPr>
          <w:t xml:space="preserve">Figure 6  </w:t>
        </w:r>
        <w:r w:rsidR="00EE7751" w:rsidRPr="008F3727">
          <w:rPr>
            <w:rStyle w:val="Hyperlink"/>
            <w:i/>
            <w:noProof/>
          </w:rPr>
          <w:t>BeeSmart Simulation (Wilensky, 2014)</w:t>
        </w:r>
        <w:r w:rsidR="00EE7751">
          <w:rPr>
            <w:noProof/>
            <w:webHidden/>
          </w:rPr>
          <w:tab/>
        </w:r>
        <w:r w:rsidR="00EE7751">
          <w:rPr>
            <w:noProof/>
            <w:webHidden/>
          </w:rPr>
          <w:fldChar w:fldCharType="begin"/>
        </w:r>
        <w:r w:rsidR="00EE7751">
          <w:rPr>
            <w:noProof/>
            <w:webHidden/>
          </w:rPr>
          <w:instrText xml:space="preserve"> PAGEREF _Toc107430838 \h </w:instrText>
        </w:r>
        <w:r w:rsidR="00EE7751">
          <w:rPr>
            <w:noProof/>
            <w:webHidden/>
          </w:rPr>
        </w:r>
        <w:r w:rsidR="00EE7751">
          <w:rPr>
            <w:noProof/>
            <w:webHidden/>
          </w:rPr>
          <w:fldChar w:fldCharType="separate"/>
        </w:r>
        <w:r w:rsidR="00EE7751">
          <w:rPr>
            <w:noProof/>
            <w:webHidden/>
          </w:rPr>
          <w:t>37</w:t>
        </w:r>
        <w:r w:rsidR="00EE7751">
          <w:rPr>
            <w:noProof/>
            <w:webHidden/>
          </w:rPr>
          <w:fldChar w:fldCharType="end"/>
        </w:r>
      </w:hyperlink>
    </w:p>
    <w:p w14:paraId="6BB11539" w14:textId="5E3233F9" w:rsidR="00EE7751" w:rsidRDefault="00000000">
      <w:pPr>
        <w:pStyle w:val="TableofFigures"/>
        <w:tabs>
          <w:tab w:val="right" w:leader="dot" w:pos="9350"/>
        </w:tabs>
        <w:rPr>
          <w:noProof/>
        </w:rPr>
      </w:pPr>
      <w:hyperlink w:anchor="_Toc107430839" w:history="1">
        <w:r w:rsidR="00EE7751" w:rsidRPr="008F3727">
          <w:rPr>
            <w:rStyle w:val="Hyperlink"/>
            <w:noProof/>
          </w:rPr>
          <w:t xml:space="preserve">Figure 7  </w:t>
        </w:r>
        <w:r w:rsidR="00EE7751" w:rsidRPr="008F3727">
          <w:rPr>
            <w:rStyle w:val="Hyperlink"/>
            <w:i/>
            <w:noProof/>
          </w:rPr>
          <w:t>Genetic Algorithm Process</w:t>
        </w:r>
        <w:r w:rsidR="00EE7751">
          <w:rPr>
            <w:noProof/>
            <w:webHidden/>
          </w:rPr>
          <w:tab/>
        </w:r>
        <w:r w:rsidR="00EE7751">
          <w:rPr>
            <w:noProof/>
            <w:webHidden/>
          </w:rPr>
          <w:fldChar w:fldCharType="begin"/>
        </w:r>
        <w:r w:rsidR="00EE7751">
          <w:rPr>
            <w:noProof/>
            <w:webHidden/>
          </w:rPr>
          <w:instrText xml:space="preserve"> PAGEREF _Toc107430839 \h </w:instrText>
        </w:r>
        <w:r w:rsidR="00EE7751">
          <w:rPr>
            <w:noProof/>
            <w:webHidden/>
          </w:rPr>
        </w:r>
        <w:r w:rsidR="00EE7751">
          <w:rPr>
            <w:noProof/>
            <w:webHidden/>
          </w:rPr>
          <w:fldChar w:fldCharType="separate"/>
        </w:r>
        <w:r w:rsidR="00EE7751">
          <w:rPr>
            <w:noProof/>
            <w:webHidden/>
          </w:rPr>
          <w:t>38</w:t>
        </w:r>
        <w:r w:rsidR="00EE7751">
          <w:rPr>
            <w:noProof/>
            <w:webHidden/>
          </w:rPr>
          <w:fldChar w:fldCharType="end"/>
        </w:r>
      </w:hyperlink>
    </w:p>
    <w:p w14:paraId="03881164" w14:textId="6EDD729F" w:rsidR="00EE7751" w:rsidRDefault="00000000">
      <w:pPr>
        <w:pStyle w:val="TableofFigures"/>
        <w:tabs>
          <w:tab w:val="right" w:leader="dot" w:pos="9350"/>
        </w:tabs>
        <w:rPr>
          <w:noProof/>
        </w:rPr>
      </w:pPr>
      <w:hyperlink w:anchor="_Toc107430840" w:history="1">
        <w:r w:rsidR="00EE7751" w:rsidRPr="008F3727">
          <w:rPr>
            <w:rStyle w:val="Hyperlink"/>
            <w:noProof/>
          </w:rPr>
          <w:t xml:space="preserve">Figure 8 </w:t>
        </w:r>
        <w:r w:rsidR="00EE7751" w:rsidRPr="008F3727">
          <w:rPr>
            <w:rStyle w:val="Hyperlink"/>
            <w:i/>
            <w:noProof/>
          </w:rPr>
          <w:t xml:space="preserve">Multi-Region Deployment </w:t>
        </w:r>
        <w:r w:rsidR="00EE7751">
          <w:rPr>
            <w:noProof/>
            <w:webHidden/>
          </w:rPr>
          <w:tab/>
        </w:r>
        <w:r w:rsidR="00EE7751">
          <w:rPr>
            <w:noProof/>
            <w:webHidden/>
          </w:rPr>
          <w:fldChar w:fldCharType="begin"/>
        </w:r>
        <w:r w:rsidR="00EE7751">
          <w:rPr>
            <w:noProof/>
            <w:webHidden/>
          </w:rPr>
          <w:instrText xml:space="preserve"> PAGEREF _Toc107430840 \h </w:instrText>
        </w:r>
        <w:r w:rsidR="00EE7751">
          <w:rPr>
            <w:noProof/>
            <w:webHidden/>
          </w:rPr>
        </w:r>
        <w:r w:rsidR="00EE7751">
          <w:rPr>
            <w:noProof/>
            <w:webHidden/>
          </w:rPr>
          <w:fldChar w:fldCharType="separate"/>
        </w:r>
        <w:r w:rsidR="00EE7751">
          <w:rPr>
            <w:noProof/>
            <w:webHidden/>
          </w:rPr>
          <w:t>45</w:t>
        </w:r>
        <w:r w:rsidR="00EE7751">
          <w:rPr>
            <w:noProof/>
            <w:webHidden/>
          </w:rPr>
          <w:fldChar w:fldCharType="end"/>
        </w:r>
      </w:hyperlink>
    </w:p>
    <w:p w14:paraId="160FC92D" w14:textId="3CD5BDC1" w:rsidR="00EE7751" w:rsidRDefault="00000000">
      <w:pPr>
        <w:pStyle w:val="TableofFigures"/>
        <w:tabs>
          <w:tab w:val="right" w:leader="dot" w:pos="9350"/>
        </w:tabs>
        <w:rPr>
          <w:noProof/>
        </w:rPr>
      </w:pPr>
      <w:hyperlink w:anchor="_Toc107430841" w:history="1">
        <w:r w:rsidR="00EE7751" w:rsidRPr="008F3727">
          <w:rPr>
            <w:rStyle w:val="Hyperlink"/>
            <w:noProof/>
          </w:rPr>
          <w:t>Figure 9 Paxos Consensus (Zhao, 2014, p. 196)</w:t>
        </w:r>
        <w:r w:rsidR="00EE7751">
          <w:rPr>
            <w:noProof/>
            <w:webHidden/>
          </w:rPr>
          <w:tab/>
        </w:r>
        <w:r w:rsidR="00EE7751">
          <w:rPr>
            <w:noProof/>
            <w:webHidden/>
          </w:rPr>
          <w:fldChar w:fldCharType="begin"/>
        </w:r>
        <w:r w:rsidR="00EE7751">
          <w:rPr>
            <w:noProof/>
            <w:webHidden/>
          </w:rPr>
          <w:instrText xml:space="preserve"> PAGEREF _Toc107430841 \h </w:instrText>
        </w:r>
        <w:r w:rsidR="00EE7751">
          <w:rPr>
            <w:noProof/>
            <w:webHidden/>
          </w:rPr>
        </w:r>
        <w:r w:rsidR="00EE7751">
          <w:rPr>
            <w:noProof/>
            <w:webHidden/>
          </w:rPr>
          <w:fldChar w:fldCharType="separate"/>
        </w:r>
        <w:r w:rsidR="00EE7751">
          <w:rPr>
            <w:noProof/>
            <w:webHidden/>
          </w:rPr>
          <w:t>46</w:t>
        </w:r>
        <w:r w:rsidR="00EE7751">
          <w:rPr>
            <w:noProof/>
            <w:webHidden/>
          </w:rPr>
          <w:fldChar w:fldCharType="end"/>
        </w:r>
      </w:hyperlink>
    </w:p>
    <w:p w14:paraId="76A57E63" w14:textId="2159EEFF" w:rsidR="00EE7751" w:rsidRDefault="00000000">
      <w:pPr>
        <w:pStyle w:val="TableofFigures"/>
        <w:tabs>
          <w:tab w:val="right" w:leader="dot" w:pos="9350"/>
        </w:tabs>
        <w:rPr>
          <w:noProof/>
        </w:rPr>
      </w:pPr>
      <w:hyperlink w:anchor="_Toc107430842" w:history="1">
        <w:r w:rsidR="00EE7751" w:rsidRPr="008F3727">
          <w:rPr>
            <w:rStyle w:val="Hyperlink"/>
            <w:noProof/>
          </w:rPr>
          <w:t xml:space="preserve">Figure 10  </w:t>
        </w:r>
        <w:r w:rsidR="00EE7751" w:rsidRPr="008F3727">
          <w:rPr>
            <w:rStyle w:val="Hyperlink"/>
            <w:i/>
            <w:noProof/>
          </w:rPr>
          <w:t>Durable Command Queue Pattern</w:t>
        </w:r>
        <w:r w:rsidR="00EE7751">
          <w:rPr>
            <w:noProof/>
            <w:webHidden/>
          </w:rPr>
          <w:tab/>
        </w:r>
        <w:r w:rsidR="00EE7751">
          <w:rPr>
            <w:noProof/>
            <w:webHidden/>
          </w:rPr>
          <w:fldChar w:fldCharType="begin"/>
        </w:r>
        <w:r w:rsidR="00EE7751">
          <w:rPr>
            <w:noProof/>
            <w:webHidden/>
          </w:rPr>
          <w:instrText xml:space="preserve"> PAGEREF _Toc107430842 \h </w:instrText>
        </w:r>
        <w:r w:rsidR="00EE7751">
          <w:rPr>
            <w:noProof/>
            <w:webHidden/>
          </w:rPr>
        </w:r>
        <w:r w:rsidR="00EE7751">
          <w:rPr>
            <w:noProof/>
            <w:webHidden/>
          </w:rPr>
          <w:fldChar w:fldCharType="separate"/>
        </w:r>
        <w:r w:rsidR="00EE7751">
          <w:rPr>
            <w:noProof/>
            <w:webHidden/>
          </w:rPr>
          <w:t>47</w:t>
        </w:r>
        <w:r w:rsidR="00EE7751">
          <w:rPr>
            <w:noProof/>
            <w:webHidden/>
          </w:rPr>
          <w:fldChar w:fldCharType="end"/>
        </w:r>
      </w:hyperlink>
    </w:p>
    <w:p w14:paraId="45EEA143" w14:textId="248FD471" w:rsidR="00EE7751" w:rsidRDefault="00000000">
      <w:pPr>
        <w:pStyle w:val="TableofFigures"/>
        <w:tabs>
          <w:tab w:val="right" w:leader="dot" w:pos="9350"/>
        </w:tabs>
        <w:rPr>
          <w:noProof/>
        </w:rPr>
      </w:pPr>
      <w:hyperlink w:anchor="_Toc107430843" w:history="1">
        <w:r w:rsidR="00EE7751" w:rsidRPr="008F3727">
          <w:rPr>
            <w:rStyle w:val="Hyperlink"/>
            <w:noProof/>
          </w:rPr>
          <w:t xml:space="preserve">Figure 11  </w:t>
        </w:r>
        <w:r w:rsidR="00EE7751" w:rsidRPr="008F3727">
          <w:rPr>
            <w:rStyle w:val="Hyperlink"/>
            <w:i/>
            <w:noProof/>
          </w:rPr>
          <w:t>On-device training architectures</w:t>
        </w:r>
        <w:r w:rsidR="00EE7751" w:rsidRPr="008F3727">
          <w:rPr>
            <w:rStyle w:val="Hyperlink"/>
            <w:noProof/>
          </w:rPr>
          <w:t xml:space="preserve"> </w:t>
        </w:r>
        <w:r w:rsidR="00EE7751">
          <w:rPr>
            <w:noProof/>
            <w:webHidden/>
          </w:rPr>
          <w:tab/>
        </w:r>
        <w:r w:rsidR="00EE7751">
          <w:rPr>
            <w:noProof/>
            <w:webHidden/>
          </w:rPr>
          <w:fldChar w:fldCharType="begin"/>
        </w:r>
        <w:r w:rsidR="00EE7751">
          <w:rPr>
            <w:noProof/>
            <w:webHidden/>
          </w:rPr>
          <w:instrText xml:space="preserve"> PAGEREF _Toc107430843 \h </w:instrText>
        </w:r>
        <w:r w:rsidR="00EE7751">
          <w:rPr>
            <w:noProof/>
            <w:webHidden/>
          </w:rPr>
        </w:r>
        <w:r w:rsidR="00EE7751">
          <w:rPr>
            <w:noProof/>
            <w:webHidden/>
          </w:rPr>
          <w:fldChar w:fldCharType="separate"/>
        </w:r>
        <w:r w:rsidR="00EE7751">
          <w:rPr>
            <w:noProof/>
            <w:webHidden/>
          </w:rPr>
          <w:t>49</w:t>
        </w:r>
        <w:r w:rsidR="00EE7751">
          <w:rPr>
            <w:noProof/>
            <w:webHidden/>
          </w:rPr>
          <w:fldChar w:fldCharType="end"/>
        </w:r>
      </w:hyperlink>
    </w:p>
    <w:p w14:paraId="6EAD6692" w14:textId="1A100805" w:rsidR="00EE7751" w:rsidRDefault="00000000">
      <w:pPr>
        <w:pStyle w:val="TableofFigures"/>
        <w:tabs>
          <w:tab w:val="right" w:leader="dot" w:pos="9350"/>
        </w:tabs>
        <w:rPr>
          <w:noProof/>
        </w:rPr>
      </w:pPr>
      <w:hyperlink w:anchor="_Toc107430844" w:history="1">
        <w:r w:rsidR="00EE7751" w:rsidRPr="008F3727">
          <w:rPr>
            <w:rStyle w:val="Hyperlink"/>
            <w:noProof/>
          </w:rPr>
          <w:t xml:space="preserve">Figure 12  </w:t>
        </w:r>
        <w:r w:rsidR="00EE7751" w:rsidRPr="008F3727">
          <w:rPr>
            <w:rStyle w:val="Hyperlink"/>
            <w:i/>
            <w:noProof/>
          </w:rPr>
          <w:t>Autoencoding architecture</w:t>
        </w:r>
        <w:r w:rsidR="00EE7751">
          <w:rPr>
            <w:noProof/>
            <w:webHidden/>
          </w:rPr>
          <w:tab/>
        </w:r>
        <w:r w:rsidR="00EE7751">
          <w:rPr>
            <w:noProof/>
            <w:webHidden/>
          </w:rPr>
          <w:fldChar w:fldCharType="begin"/>
        </w:r>
        <w:r w:rsidR="00EE7751">
          <w:rPr>
            <w:noProof/>
            <w:webHidden/>
          </w:rPr>
          <w:instrText xml:space="preserve"> PAGEREF _Toc107430844 \h </w:instrText>
        </w:r>
        <w:r w:rsidR="00EE7751">
          <w:rPr>
            <w:noProof/>
            <w:webHidden/>
          </w:rPr>
        </w:r>
        <w:r w:rsidR="00EE7751">
          <w:rPr>
            <w:noProof/>
            <w:webHidden/>
          </w:rPr>
          <w:fldChar w:fldCharType="separate"/>
        </w:r>
        <w:r w:rsidR="00EE7751">
          <w:rPr>
            <w:noProof/>
            <w:webHidden/>
          </w:rPr>
          <w:t>50</w:t>
        </w:r>
        <w:r w:rsidR="00EE7751">
          <w:rPr>
            <w:noProof/>
            <w:webHidden/>
          </w:rPr>
          <w:fldChar w:fldCharType="end"/>
        </w:r>
      </w:hyperlink>
    </w:p>
    <w:p w14:paraId="0D44EA13" w14:textId="1B2E5616" w:rsidR="00EE7751" w:rsidRDefault="00000000">
      <w:pPr>
        <w:pStyle w:val="TableofFigures"/>
        <w:tabs>
          <w:tab w:val="right" w:leader="dot" w:pos="9350"/>
        </w:tabs>
        <w:rPr>
          <w:noProof/>
        </w:rPr>
      </w:pPr>
      <w:hyperlink w:anchor="_Toc107430845" w:history="1">
        <w:r w:rsidR="00EE7751" w:rsidRPr="008F3727">
          <w:rPr>
            <w:rStyle w:val="Hyperlink"/>
            <w:noProof/>
          </w:rPr>
          <w:t xml:space="preserve">Figure 13 </w:t>
        </w:r>
        <w:r w:rsidR="00EE7751" w:rsidRPr="008F3727">
          <w:rPr>
            <w:rStyle w:val="Hyperlink"/>
            <w:i/>
            <w:noProof/>
          </w:rPr>
          <w:t>NLP Analysis Procedure</w:t>
        </w:r>
        <w:r w:rsidR="00EE7751">
          <w:rPr>
            <w:noProof/>
            <w:webHidden/>
          </w:rPr>
          <w:tab/>
        </w:r>
        <w:r w:rsidR="00EE7751">
          <w:rPr>
            <w:noProof/>
            <w:webHidden/>
          </w:rPr>
          <w:fldChar w:fldCharType="begin"/>
        </w:r>
        <w:r w:rsidR="00EE7751">
          <w:rPr>
            <w:noProof/>
            <w:webHidden/>
          </w:rPr>
          <w:instrText xml:space="preserve"> PAGEREF _Toc107430845 \h </w:instrText>
        </w:r>
        <w:r w:rsidR="00EE7751">
          <w:rPr>
            <w:noProof/>
            <w:webHidden/>
          </w:rPr>
        </w:r>
        <w:r w:rsidR="00EE7751">
          <w:rPr>
            <w:noProof/>
            <w:webHidden/>
          </w:rPr>
          <w:fldChar w:fldCharType="separate"/>
        </w:r>
        <w:r w:rsidR="00EE7751">
          <w:rPr>
            <w:noProof/>
            <w:webHidden/>
          </w:rPr>
          <w:t>51</w:t>
        </w:r>
        <w:r w:rsidR="00EE7751">
          <w:rPr>
            <w:noProof/>
            <w:webHidden/>
          </w:rPr>
          <w:fldChar w:fldCharType="end"/>
        </w:r>
      </w:hyperlink>
    </w:p>
    <w:p w14:paraId="27D49845" w14:textId="15CE4092" w:rsidR="00EE7751" w:rsidRDefault="00000000">
      <w:pPr>
        <w:pStyle w:val="TableofFigures"/>
        <w:tabs>
          <w:tab w:val="right" w:leader="dot" w:pos="9350"/>
        </w:tabs>
        <w:rPr>
          <w:noProof/>
        </w:rPr>
      </w:pPr>
      <w:hyperlink w:anchor="_Toc107430846" w:history="1">
        <w:r w:rsidR="00EE7751" w:rsidRPr="008F3727">
          <w:rPr>
            <w:rStyle w:val="Hyperlink"/>
            <w:noProof/>
          </w:rPr>
          <w:t xml:space="preserve">Figure 14  </w:t>
        </w:r>
        <w:r w:rsidR="00EE7751" w:rsidRPr="008F3727">
          <w:rPr>
            <w:rStyle w:val="Hyperlink"/>
            <w:i/>
            <w:noProof/>
          </w:rPr>
          <w:t>Abstract Diagram of Differences</w:t>
        </w:r>
        <w:r w:rsidR="00EE7751">
          <w:rPr>
            <w:noProof/>
            <w:webHidden/>
          </w:rPr>
          <w:tab/>
        </w:r>
        <w:r w:rsidR="00EE7751">
          <w:rPr>
            <w:noProof/>
            <w:webHidden/>
          </w:rPr>
          <w:fldChar w:fldCharType="begin"/>
        </w:r>
        <w:r w:rsidR="00EE7751">
          <w:rPr>
            <w:noProof/>
            <w:webHidden/>
          </w:rPr>
          <w:instrText xml:space="preserve"> PAGEREF _Toc107430846 \h </w:instrText>
        </w:r>
        <w:r w:rsidR="00EE7751">
          <w:rPr>
            <w:noProof/>
            <w:webHidden/>
          </w:rPr>
        </w:r>
        <w:r w:rsidR="00EE7751">
          <w:rPr>
            <w:noProof/>
            <w:webHidden/>
          </w:rPr>
          <w:fldChar w:fldCharType="separate"/>
        </w:r>
        <w:r w:rsidR="00EE7751">
          <w:rPr>
            <w:noProof/>
            <w:webHidden/>
          </w:rPr>
          <w:t>53</w:t>
        </w:r>
        <w:r w:rsidR="00EE7751">
          <w:rPr>
            <w:noProof/>
            <w:webHidden/>
          </w:rPr>
          <w:fldChar w:fldCharType="end"/>
        </w:r>
      </w:hyperlink>
    </w:p>
    <w:p w14:paraId="21E25FD7" w14:textId="5DF186D3" w:rsidR="00EE7751" w:rsidRDefault="00000000">
      <w:pPr>
        <w:pStyle w:val="TableofFigures"/>
        <w:tabs>
          <w:tab w:val="right" w:leader="dot" w:pos="9350"/>
        </w:tabs>
        <w:rPr>
          <w:noProof/>
        </w:rPr>
      </w:pPr>
      <w:hyperlink w:anchor="_Toc107430847" w:history="1">
        <w:r w:rsidR="00EE7751" w:rsidRPr="008F3727">
          <w:rPr>
            <w:rStyle w:val="Hyperlink"/>
            <w:noProof/>
          </w:rPr>
          <w:t xml:space="preserve">Figure 15  </w:t>
        </w:r>
        <w:r w:rsidR="00EE7751" w:rsidRPr="008F3727">
          <w:rPr>
            <w:rStyle w:val="Hyperlink"/>
            <w:i/>
            <w:noProof/>
          </w:rPr>
          <w:t>GAN Training Configuration</w:t>
        </w:r>
        <w:r w:rsidR="00EE7751">
          <w:rPr>
            <w:noProof/>
            <w:webHidden/>
          </w:rPr>
          <w:tab/>
        </w:r>
        <w:r w:rsidR="00EE7751">
          <w:rPr>
            <w:noProof/>
            <w:webHidden/>
          </w:rPr>
          <w:fldChar w:fldCharType="begin"/>
        </w:r>
        <w:r w:rsidR="00EE7751">
          <w:rPr>
            <w:noProof/>
            <w:webHidden/>
          </w:rPr>
          <w:instrText xml:space="preserve"> PAGEREF _Toc107430847 \h </w:instrText>
        </w:r>
        <w:r w:rsidR="00EE7751">
          <w:rPr>
            <w:noProof/>
            <w:webHidden/>
          </w:rPr>
        </w:r>
        <w:r w:rsidR="00EE7751">
          <w:rPr>
            <w:noProof/>
            <w:webHidden/>
          </w:rPr>
          <w:fldChar w:fldCharType="separate"/>
        </w:r>
        <w:r w:rsidR="00EE7751">
          <w:rPr>
            <w:noProof/>
            <w:webHidden/>
          </w:rPr>
          <w:t>55</w:t>
        </w:r>
        <w:r w:rsidR="00EE7751">
          <w:rPr>
            <w:noProof/>
            <w:webHidden/>
          </w:rPr>
          <w:fldChar w:fldCharType="end"/>
        </w:r>
      </w:hyperlink>
    </w:p>
    <w:p w14:paraId="04838D9B" w14:textId="5A1BC6E6" w:rsidR="00EE7751" w:rsidRDefault="00000000">
      <w:pPr>
        <w:pStyle w:val="TableofFigures"/>
        <w:tabs>
          <w:tab w:val="right" w:leader="dot" w:pos="9350"/>
        </w:tabs>
        <w:rPr>
          <w:noProof/>
        </w:rPr>
      </w:pPr>
      <w:hyperlink w:anchor="_Toc107430848" w:history="1">
        <w:r w:rsidR="00EE7751" w:rsidRPr="008F3727">
          <w:rPr>
            <w:rStyle w:val="Hyperlink"/>
            <w:noProof/>
          </w:rPr>
          <w:t xml:space="preserve">Figure 16  </w:t>
        </w:r>
        <w:r w:rsidR="00EE7751" w:rsidRPr="008F3727">
          <w:rPr>
            <w:rStyle w:val="Hyperlink"/>
            <w:i/>
            <w:noProof/>
          </w:rPr>
          <w:t>Network Structure</w:t>
        </w:r>
        <w:r w:rsidR="00EE7751">
          <w:rPr>
            <w:noProof/>
            <w:webHidden/>
          </w:rPr>
          <w:tab/>
        </w:r>
        <w:r w:rsidR="00EE7751">
          <w:rPr>
            <w:noProof/>
            <w:webHidden/>
          </w:rPr>
          <w:fldChar w:fldCharType="begin"/>
        </w:r>
        <w:r w:rsidR="00EE7751">
          <w:rPr>
            <w:noProof/>
            <w:webHidden/>
          </w:rPr>
          <w:instrText xml:space="preserve"> PAGEREF _Toc107430848 \h </w:instrText>
        </w:r>
        <w:r w:rsidR="00EE7751">
          <w:rPr>
            <w:noProof/>
            <w:webHidden/>
          </w:rPr>
        </w:r>
        <w:r w:rsidR="00EE7751">
          <w:rPr>
            <w:noProof/>
            <w:webHidden/>
          </w:rPr>
          <w:fldChar w:fldCharType="separate"/>
        </w:r>
        <w:r w:rsidR="00EE7751">
          <w:rPr>
            <w:noProof/>
            <w:webHidden/>
          </w:rPr>
          <w:t>57</w:t>
        </w:r>
        <w:r w:rsidR="00EE7751">
          <w:rPr>
            <w:noProof/>
            <w:webHidden/>
          </w:rPr>
          <w:fldChar w:fldCharType="end"/>
        </w:r>
      </w:hyperlink>
    </w:p>
    <w:p w14:paraId="45DC2643" w14:textId="4B7F360A" w:rsidR="00EE7751" w:rsidRDefault="00000000">
      <w:pPr>
        <w:pStyle w:val="TableofFigures"/>
        <w:tabs>
          <w:tab w:val="right" w:leader="dot" w:pos="9350"/>
        </w:tabs>
        <w:rPr>
          <w:noProof/>
        </w:rPr>
      </w:pPr>
      <w:hyperlink w:anchor="_Toc107430849" w:history="1">
        <w:r w:rsidR="00EE7751" w:rsidRPr="008F3727">
          <w:rPr>
            <w:rStyle w:val="Hyperlink"/>
            <w:noProof/>
          </w:rPr>
          <w:t xml:space="preserve">Figure 17  </w:t>
        </w:r>
        <w:r w:rsidR="00EE7751" w:rsidRPr="008F3727">
          <w:rPr>
            <w:rStyle w:val="Hyperlink"/>
            <w:i/>
            <w:noProof/>
          </w:rPr>
          <w:t>Taxonomy of Example Use-Cases</w:t>
        </w:r>
        <w:r w:rsidR="00EE7751">
          <w:rPr>
            <w:noProof/>
            <w:webHidden/>
          </w:rPr>
          <w:tab/>
        </w:r>
        <w:r w:rsidR="00EE7751">
          <w:rPr>
            <w:noProof/>
            <w:webHidden/>
          </w:rPr>
          <w:fldChar w:fldCharType="begin"/>
        </w:r>
        <w:r w:rsidR="00EE7751">
          <w:rPr>
            <w:noProof/>
            <w:webHidden/>
          </w:rPr>
          <w:instrText xml:space="preserve"> PAGEREF _Toc107430849 \h </w:instrText>
        </w:r>
        <w:r w:rsidR="00EE7751">
          <w:rPr>
            <w:noProof/>
            <w:webHidden/>
          </w:rPr>
        </w:r>
        <w:r w:rsidR="00EE7751">
          <w:rPr>
            <w:noProof/>
            <w:webHidden/>
          </w:rPr>
          <w:fldChar w:fldCharType="separate"/>
        </w:r>
        <w:r w:rsidR="00EE7751">
          <w:rPr>
            <w:noProof/>
            <w:webHidden/>
          </w:rPr>
          <w:t>58</w:t>
        </w:r>
        <w:r w:rsidR="00EE7751">
          <w:rPr>
            <w:noProof/>
            <w:webHidden/>
          </w:rPr>
          <w:fldChar w:fldCharType="end"/>
        </w:r>
      </w:hyperlink>
    </w:p>
    <w:p w14:paraId="29B49F99" w14:textId="13E47E34" w:rsidR="00EE7751" w:rsidRDefault="00000000">
      <w:pPr>
        <w:pStyle w:val="TableofFigures"/>
        <w:tabs>
          <w:tab w:val="right" w:leader="dot" w:pos="9350"/>
        </w:tabs>
        <w:rPr>
          <w:noProof/>
        </w:rPr>
      </w:pPr>
      <w:hyperlink w:anchor="_Toc107430850" w:history="1">
        <w:r w:rsidR="00EE7751" w:rsidRPr="008F3727">
          <w:rPr>
            <w:rStyle w:val="Hyperlink"/>
            <w:noProof/>
          </w:rPr>
          <w:t xml:space="preserve">Figure 18  </w:t>
        </w:r>
        <w:r w:rsidR="00EE7751" w:rsidRPr="008F3727">
          <w:rPr>
            <w:rStyle w:val="Hyperlink"/>
            <w:i/>
            <w:noProof/>
          </w:rPr>
          <w:t>System Design</w:t>
        </w:r>
        <w:r w:rsidR="00EE7751">
          <w:rPr>
            <w:noProof/>
            <w:webHidden/>
          </w:rPr>
          <w:tab/>
        </w:r>
        <w:r w:rsidR="00EE7751">
          <w:rPr>
            <w:noProof/>
            <w:webHidden/>
          </w:rPr>
          <w:fldChar w:fldCharType="begin"/>
        </w:r>
        <w:r w:rsidR="00EE7751">
          <w:rPr>
            <w:noProof/>
            <w:webHidden/>
          </w:rPr>
          <w:instrText xml:space="preserve"> PAGEREF _Toc107430850 \h </w:instrText>
        </w:r>
        <w:r w:rsidR="00EE7751">
          <w:rPr>
            <w:noProof/>
            <w:webHidden/>
          </w:rPr>
        </w:r>
        <w:r w:rsidR="00EE7751">
          <w:rPr>
            <w:noProof/>
            <w:webHidden/>
          </w:rPr>
          <w:fldChar w:fldCharType="separate"/>
        </w:r>
        <w:r w:rsidR="00EE7751">
          <w:rPr>
            <w:noProof/>
            <w:webHidden/>
          </w:rPr>
          <w:t>59</w:t>
        </w:r>
        <w:r w:rsidR="00EE7751">
          <w:rPr>
            <w:noProof/>
            <w:webHidden/>
          </w:rPr>
          <w:fldChar w:fldCharType="end"/>
        </w:r>
      </w:hyperlink>
    </w:p>
    <w:p w14:paraId="115B8075" w14:textId="140B0320" w:rsidR="00EE7751" w:rsidRDefault="00000000">
      <w:pPr>
        <w:pStyle w:val="TableofFigures"/>
        <w:tabs>
          <w:tab w:val="right" w:leader="dot" w:pos="9350"/>
        </w:tabs>
        <w:rPr>
          <w:noProof/>
        </w:rPr>
      </w:pPr>
      <w:hyperlink w:anchor="_Toc107430851" w:history="1">
        <w:r w:rsidR="00EE7751" w:rsidRPr="008F3727">
          <w:rPr>
            <w:rStyle w:val="Hyperlink"/>
            <w:noProof/>
          </w:rPr>
          <w:t xml:space="preserve">Figure 19 </w:t>
        </w:r>
        <w:r w:rsidR="00EE7751" w:rsidRPr="008F3727">
          <w:rPr>
            <w:rStyle w:val="Hyperlink"/>
            <w:i/>
            <w:noProof/>
          </w:rPr>
          <w:t>Training Configuration</w:t>
        </w:r>
        <w:r w:rsidR="00EE7751">
          <w:rPr>
            <w:noProof/>
            <w:webHidden/>
          </w:rPr>
          <w:tab/>
        </w:r>
        <w:r w:rsidR="00EE7751">
          <w:rPr>
            <w:noProof/>
            <w:webHidden/>
          </w:rPr>
          <w:fldChar w:fldCharType="begin"/>
        </w:r>
        <w:r w:rsidR="00EE7751">
          <w:rPr>
            <w:noProof/>
            <w:webHidden/>
          </w:rPr>
          <w:instrText xml:space="preserve"> PAGEREF _Toc107430851 \h </w:instrText>
        </w:r>
        <w:r w:rsidR="00EE7751">
          <w:rPr>
            <w:noProof/>
            <w:webHidden/>
          </w:rPr>
        </w:r>
        <w:r w:rsidR="00EE7751">
          <w:rPr>
            <w:noProof/>
            <w:webHidden/>
          </w:rPr>
          <w:fldChar w:fldCharType="separate"/>
        </w:r>
        <w:r w:rsidR="00EE7751">
          <w:rPr>
            <w:noProof/>
            <w:webHidden/>
          </w:rPr>
          <w:t>60</w:t>
        </w:r>
        <w:r w:rsidR="00EE7751">
          <w:rPr>
            <w:noProof/>
            <w:webHidden/>
          </w:rPr>
          <w:fldChar w:fldCharType="end"/>
        </w:r>
      </w:hyperlink>
    </w:p>
    <w:p w14:paraId="7E5BD41A" w14:textId="3166101A" w:rsidR="00EE7751" w:rsidRDefault="00000000">
      <w:pPr>
        <w:pStyle w:val="TableofFigures"/>
        <w:tabs>
          <w:tab w:val="right" w:leader="dot" w:pos="9350"/>
        </w:tabs>
        <w:rPr>
          <w:noProof/>
        </w:rPr>
      </w:pPr>
      <w:hyperlink w:anchor="_Toc107430852" w:history="1">
        <w:r w:rsidR="00EE7751" w:rsidRPr="008F3727">
          <w:rPr>
            <w:rStyle w:val="Hyperlink"/>
            <w:noProof/>
          </w:rPr>
          <w:t xml:space="preserve">Figure 20 </w:t>
        </w:r>
        <w:r w:rsidR="00EE7751" w:rsidRPr="008F3727">
          <w:rPr>
            <w:rStyle w:val="Hyperlink"/>
            <w:i/>
            <w:noProof/>
          </w:rPr>
          <w:t>Taxonomy of Participants and Example Challenges</w:t>
        </w:r>
        <w:r w:rsidR="00EE7751">
          <w:rPr>
            <w:noProof/>
            <w:webHidden/>
          </w:rPr>
          <w:tab/>
        </w:r>
        <w:r w:rsidR="00EE7751">
          <w:rPr>
            <w:noProof/>
            <w:webHidden/>
          </w:rPr>
          <w:fldChar w:fldCharType="begin"/>
        </w:r>
        <w:r w:rsidR="00EE7751">
          <w:rPr>
            <w:noProof/>
            <w:webHidden/>
          </w:rPr>
          <w:instrText xml:space="preserve"> PAGEREF _Toc107430852 \h </w:instrText>
        </w:r>
        <w:r w:rsidR="00EE7751">
          <w:rPr>
            <w:noProof/>
            <w:webHidden/>
          </w:rPr>
        </w:r>
        <w:r w:rsidR="00EE7751">
          <w:rPr>
            <w:noProof/>
            <w:webHidden/>
          </w:rPr>
          <w:fldChar w:fldCharType="separate"/>
        </w:r>
        <w:r w:rsidR="00EE7751">
          <w:rPr>
            <w:noProof/>
            <w:webHidden/>
          </w:rPr>
          <w:t>61</w:t>
        </w:r>
        <w:r w:rsidR="00EE7751">
          <w:rPr>
            <w:noProof/>
            <w:webHidden/>
          </w:rPr>
          <w:fldChar w:fldCharType="end"/>
        </w:r>
      </w:hyperlink>
    </w:p>
    <w:p w14:paraId="23E4F437" w14:textId="661EDFE5" w:rsidR="00EE7751" w:rsidRDefault="00000000">
      <w:pPr>
        <w:pStyle w:val="TableofFigures"/>
        <w:tabs>
          <w:tab w:val="right" w:leader="dot" w:pos="9350"/>
        </w:tabs>
        <w:rPr>
          <w:noProof/>
        </w:rPr>
      </w:pPr>
      <w:hyperlink w:anchor="_Toc107430853" w:history="1">
        <w:r w:rsidR="00EE7751" w:rsidRPr="008F3727">
          <w:rPr>
            <w:rStyle w:val="Hyperlink"/>
            <w:noProof/>
          </w:rPr>
          <w:t xml:space="preserve">Figure 21  </w:t>
        </w:r>
        <w:r w:rsidR="00EE7751" w:rsidRPr="008F3727">
          <w:rPr>
            <w:rStyle w:val="Hyperlink"/>
            <w:i/>
            <w:noProof/>
          </w:rPr>
          <w:t>Example Microservice Architecture</w:t>
        </w:r>
        <w:r w:rsidR="00EE7751">
          <w:rPr>
            <w:noProof/>
            <w:webHidden/>
          </w:rPr>
          <w:tab/>
        </w:r>
        <w:r w:rsidR="00EE7751">
          <w:rPr>
            <w:noProof/>
            <w:webHidden/>
          </w:rPr>
          <w:fldChar w:fldCharType="begin"/>
        </w:r>
        <w:r w:rsidR="00EE7751">
          <w:rPr>
            <w:noProof/>
            <w:webHidden/>
          </w:rPr>
          <w:instrText xml:space="preserve"> PAGEREF _Toc107430853 \h </w:instrText>
        </w:r>
        <w:r w:rsidR="00EE7751">
          <w:rPr>
            <w:noProof/>
            <w:webHidden/>
          </w:rPr>
        </w:r>
        <w:r w:rsidR="00EE7751">
          <w:rPr>
            <w:noProof/>
            <w:webHidden/>
          </w:rPr>
          <w:fldChar w:fldCharType="separate"/>
        </w:r>
        <w:r w:rsidR="00EE7751">
          <w:rPr>
            <w:noProof/>
            <w:webHidden/>
          </w:rPr>
          <w:t>62</w:t>
        </w:r>
        <w:r w:rsidR="00EE7751">
          <w:rPr>
            <w:noProof/>
            <w:webHidden/>
          </w:rPr>
          <w:fldChar w:fldCharType="end"/>
        </w:r>
      </w:hyperlink>
    </w:p>
    <w:p w14:paraId="2179A4BE" w14:textId="6AFFC08E" w:rsidR="00EE7751" w:rsidRDefault="00000000">
      <w:pPr>
        <w:pStyle w:val="TableofFigures"/>
        <w:tabs>
          <w:tab w:val="right" w:leader="dot" w:pos="9350"/>
        </w:tabs>
        <w:rPr>
          <w:noProof/>
        </w:rPr>
      </w:pPr>
      <w:hyperlink w:anchor="_Toc107430854" w:history="1">
        <w:r w:rsidR="00EE7751" w:rsidRPr="008F3727">
          <w:rPr>
            <w:rStyle w:val="Hyperlink"/>
            <w:noProof/>
          </w:rPr>
          <w:t xml:space="preserve">Figure 22  </w:t>
        </w:r>
        <w:r w:rsidR="00EE7751" w:rsidRPr="008F3727">
          <w:rPr>
            <w:rStyle w:val="Hyperlink"/>
            <w:i/>
            <w:noProof/>
          </w:rPr>
          <w:t>Preventative Maintenance System</w:t>
        </w:r>
        <w:r w:rsidR="00EE7751">
          <w:rPr>
            <w:noProof/>
            <w:webHidden/>
          </w:rPr>
          <w:tab/>
        </w:r>
        <w:r w:rsidR="00EE7751">
          <w:rPr>
            <w:noProof/>
            <w:webHidden/>
          </w:rPr>
          <w:fldChar w:fldCharType="begin"/>
        </w:r>
        <w:r w:rsidR="00EE7751">
          <w:rPr>
            <w:noProof/>
            <w:webHidden/>
          </w:rPr>
          <w:instrText xml:space="preserve"> PAGEREF _Toc107430854 \h </w:instrText>
        </w:r>
        <w:r w:rsidR="00EE7751">
          <w:rPr>
            <w:noProof/>
            <w:webHidden/>
          </w:rPr>
        </w:r>
        <w:r w:rsidR="00EE7751">
          <w:rPr>
            <w:noProof/>
            <w:webHidden/>
          </w:rPr>
          <w:fldChar w:fldCharType="separate"/>
        </w:r>
        <w:r w:rsidR="00EE7751">
          <w:rPr>
            <w:noProof/>
            <w:webHidden/>
          </w:rPr>
          <w:t>65</w:t>
        </w:r>
        <w:r w:rsidR="00EE7751">
          <w:rPr>
            <w:noProof/>
            <w:webHidden/>
          </w:rPr>
          <w:fldChar w:fldCharType="end"/>
        </w:r>
      </w:hyperlink>
    </w:p>
    <w:p w14:paraId="52B1E0CB" w14:textId="6435BB47" w:rsidR="00EE7751" w:rsidRDefault="00000000">
      <w:pPr>
        <w:pStyle w:val="TableofFigures"/>
        <w:tabs>
          <w:tab w:val="right" w:leader="dot" w:pos="9350"/>
        </w:tabs>
        <w:rPr>
          <w:noProof/>
        </w:rPr>
      </w:pPr>
      <w:hyperlink w:anchor="_Toc107430855" w:history="1">
        <w:r w:rsidR="00EE7751" w:rsidRPr="008F3727">
          <w:rPr>
            <w:rStyle w:val="Hyperlink"/>
            <w:noProof/>
          </w:rPr>
          <w:t xml:space="preserve">Figure 23 </w:t>
        </w:r>
        <w:r w:rsidR="00EE7751" w:rsidRPr="008F3727">
          <w:rPr>
            <w:rStyle w:val="Hyperlink"/>
            <w:i/>
            <w:noProof/>
          </w:rPr>
          <w:t>Experiment Design</w:t>
        </w:r>
        <w:r w:rsidR="00EE7751">
          <w:rPr>
            <w:noProof/>
            <w:webHidden/>
          </w:rPr>
          <w:tab/>
        </w:r>
        <w:r w:rsidR="00EE7751">
          <w:rPr>
            <w:noProof/>
            <w:webHidden/>
          </w:rPr>
          <w:fldChar w:fldCharType="begin"/>
        </w:r>
        <w:r w:rsidR="00EE7751">
          <w:rPr>
            <w:noProof/>
            <w:webHidden/>
          </w:rPr>
          <w:instrText xml:space="preserve"> PAGEREF _Toc107430855 \h </w:instrText>
        </w:r>
        <w:r w:rsidR="00EE7751">
          <w:rPr>
            <w:noProof/>
            <w:webHidden/>
          </w:rPr>
        </w:r>
        <w:r w:rsidR="00EE7751">
          <w:rPr>
            <w:noProof/>
            <w:webHidden/>
          </w:rPr>
          <w:fldChar w:fldCharType="separate"/>
        </w:r>
        <w:r w:rsidR="00EE7751">
          <w:rPr>
            <w:noProof/>
            <w:webHidden/>
          </w:rPr>
          <w:t>91</w:t>
        </w:r>
        <w:r w:rsidR="00EE7751">
          <w:rPr>
            <w:noProof/>
            <w:webHidden/>
          </w:rPr>
          <w:fldChar w:fldCharType="end"/>
        </w:r>
      </w:hyperlink>
    </w:p>
    <w:p w14:paraId="0D09A870" w14:textId="4E6F9040" w:rsidR="00EE7751" w:rsidRDefault="00000000">
      <w:pPr>
        <w:pStyle w:val="TableofFigures"/>
        <w:tabs>
          <w:tab w:val="right" w:leader="dot" w:pos="9350"/>
        </w:tabs>
        <w:rPr>
          <w:noProof/>
        </w:rPr>
      </w:pPr>
      <w:hyperlink w:anchor="_Toc107430856" w:history="1">
        <w:r w:rsidR="00EE7751" w:rsidRPr="008F3727">
          <w:rPr>
            <w:rStyle w:val="Hyperlink"/>
            <w:noProof/>
          </w:rPr>
          <w:t xml:space="preserve">Figure 24  </w:t>
        </w:r>
        <w:r w:rsidR="00EE7751" w:rsidRPr="008F3727">
          <w:rPr>
            <w:rStyle w:val="Hyperlink"/>
            <w:i/>
            <w:noProof/>
          </w:rPr>
          <w:t>Simulation Instance</w:t>
        </w:r>
        <w:r w:rsidR="00EE7751">
          <w:rPr>
            <w:noProof/>
            <w:webHidden/>
          </w:rPr>
          <w:tab/>
        </w:r>
        <w:r w:rsidR="00EE7751">
          <w:rPr>
            <w:noProof/>
            <w:webHidden/>
          </w:rPr>
          <w:fldChar w:fldCharType="begin"/>
        </w:r>
        <w:r w:rsidR="00EE7751">
          <w:rPr>
            <w:noProof/>
            <w:webHidden/>
          </w:rPr>
          <w:instrText xml:space="preserve"> PAGEREF _Toc107430856 \h </w:instrText>
        </w:r>
        <w:r w:rsidR="00EE7751">
          <w:rPr>
            <w:noProof/>
            <w:webHidden/>
          </w:rPr>
        </w:r>
        <w:r w:rsidR="00EE7751">
          <w:rPr>
            <w:noProof/>
            <w:webHidden/>
          </w:rPr>
          <w:fldChar w:fldCharType="separate"/>
        </w:r>
        <w:r w:rsidR="00EE7751">
          <w:rPr>
            <w:noProof/>
            <w:webHidden/>
          </w:rPr>
          <w:t>92</w:t>
        </w:r>
        <w:r w:rsidR="00EE7751">
          <w:rPr>
            <w:noProof/>
            <w:webHidden/>
          </w:rPr>
          <w:fldChar w:fldCharType="end"/>
        </w:r>
      </w:hyperlink>
    </w:p>
    <w:p w14:paraId="468F7840" w14:textId="7D20B654" w:rsidR="00EE7751" w:rsidRDefault="00000000">
      <w:pPr>
        <w:pStyle w:val="TableofFigures"/>
        <w:tabs>
          <w:tab w:val="right" w:leader="dot" w:pos="9350"/>
        </w:tabs>
        <w:rPr>
          <w:noProof/>
        </w:rPr>
      </w:pPr>
      <w:hyperlink w:anchor="_Toc107430857" w:history="1">
        <w:r w:rsidR="00EE7751" w:rsidRPr="008F3727">
          <w:rPr>
            <w:rStyle w:val="Hyperlink"/>
            <w:noProof/>
          </w:rPr>
          <w:t xml:space="preserve">Figure 26  </w:t>
        </w:r>
        <w:r w:rsidR="00EE7751" w:rsidRPr="008F3727">
          <w:rPr>
            <w:rStyle w:val="Hyperlink"/>
            <w:i/>
            <w:noProof/>
          </w:rPr>
          <w:t>Intent Extract Logical View</w:t>
        </w:r>
        <w:r w:rsidR="00EE7751">
          <w:rPr>
            <w:noProof/>
            <w:webHidden/>
          </w:rPr>
          <w:tab/>
        </w:r>
        <w:r w:rsidR="00EE7751">
          <w:rPr>
            <w:noProof/>
            <w:webHidden/>
          </w:rPr>
          <w:fldChar w:fldCharType="begin"/>
        </w:r>
        <w:r w:rsidR="00EE7751">
          <w:rPr>
            <w:noProof/>
            <w:webHidden/>
          </w:rPr>
          <w:instrText xml:space="preserve"> PAGEREF _Toc107430857 \h </w:instrText>
        </w:r>
        <w:r w:rsidR="00EE7751">
          <w:rPr>
            <w:noProof/>
            <w:webHidden/>
          </w:rPr>
        </w:r>
        <w:r w:rsidR="00EE7751">
          <w:rPr>
            <w:noProof/>
            <w:webHidden/>
          </w:rPr>
          <w:fldChar w:fldCharType="separate"/>
        </w:r>
        <w:r w:rsidR="00EE7751">
          <w:rPr>
            <w:noProof/>
            <w:webHidden/>
          </w:rPr>
          <w:t>94</w:t>
        </w:r>
        <w:r w:rsidR="00EE7751">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8" w:name="_Toc145748762"/>
    </w:p>
    <w:p w14:paraId="3AD0FC62" w14:textId="77777777" w:rsidR="00CC3790" w:rsidRDefault="00CC3790" w:rsidP="00CC3790">
      <w:pPr>
        <w:pStyle w:val="Heading1"/>
        <w:ind w:firstLine="0"/>
      </w:pPr>
      <w:bookmarkStart w:id="9" w:name="_Toc109920825"/>
      <w:bookmarkEnd w:id="8"/>
      <w:r>
        <w:lastRenderedPageBreak/>
        <w:t>Chapter 1: Introduction</w:t>
      </w:r>
      <w:bookmarkEnd w:id="9"/>
    </w:p>
    <w:p w14:paraId="7E6F1E21" w14:textId="5FD51E60" w:rsidR="00CC3790" w:rsidRDefault="00CC3790" w:rsidP="00CC3790">
      <w:r>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(Mushsin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sidR="00151A0D">
            <w:rPr>
              <w:noProof/>
            </w:rPr>
            <w:t xml:space="preserve"> (Morris, 2008)</w:t>
          </w:r>
          <w:r>
            <w:fldChar w:fldCharType="end"/>
          </w:r>
        </w:sdtContent>
      </w:sdt>
      <w:r>
        <w:t>. Medical facilities need mechanisms to defuse the situation by reducing costs and deferring the transition to assisted living centers.</w:t>
      </w:r>
    </w:p>
    <w:p w14:paraId="07E3D2B9" w14:textId="77777777" w:rsidR="00CC3790" w:rsidRPr="008D5F24" w:rsidRDefault="00CC3790" w:rsidP="00CC3790">
      <w:r>
        <w:t xml:space="preserve">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(Koreshoff,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77777777" w:rsidR="00CC3790" w:rsidRDefault="00CC3790" w:rsidP="00CC3790">
      <w:r>
        <w:t xml:space="preserve">Technology within special needs and elderly care settings has unique challenges and requirements (Ferati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0DD60613" w14:textId="1A074CC1" w:rsidR="00CC3790" w:rsidRDefault="00CC3790" w:rsidP="00CC3790">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151A0D">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3C242FBF" w:rsidR="00CC3790" w:rsidRPr="00194DEA" w:rsidRDefault="00CC3790" w:rsidP="00CC3790">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151A0D">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CC3790">
      <w:pPr>
        <w:pStyle w:val="Heading2"/>
        <w:ind w:firstLine="0"/>
      </w:pPr>
      <w:bookmarkStart w:id="10" w:name="_Toc109920826"/>
      <w:r>
        <w:t>Statement of the Problem</w:t>
      </w:r>
      <w:bookmarkEnd w:id="10"/>
    </w:p>
    <w:p w14:paraId="4875B0EF" w14:textId="0F5B50F8" w:rsidR="00CC3790" w:rsidRDefault="00CC3790" w:rsidP="00CC3790">
      <w:r w:rsidRPr="005C1EEB">
        <w:t xml:space="preserve">The problem to be addressed in this study is the inability of elderly and special needs care organizations to </w:t>
      </w:r>
      <w:r>
        <w:t xml:space="preserve">capitalize on the effectiveness and efficiency of autonomous assistants for </w:t>
      </w:r>
      <w:r>
        <w:lastRenderedPageBreak/>
        <w:t>hemodialysis</w:t>
      </w:r>
      <w:r w:rsidRPr="005C1EEB">
        <w:t xml:space="preserve"> </w:t>
      </w:r>
      <w:r>
        <w:t>(Kim &amp; Kim, 2021; Blackhurn, 2021). Multiple industry-wide trends 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151A0D">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151A0D">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151A0D">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2DD88CD7" w:rsidR="00CC3790" w:rsidRDefault="00CC3790" w:rsidP="00CC3790">
      <w:r>
        <w:t>Beyond human and process issues are technical complexities in configuring prototype autonomous assistants. It requires multiple domain specializations like computer networking, embedded technologies, AI/ML, and distributed computing</w:t>
      </w:r>
      <w:sdt>
        <w:sdtPr>
          <w:id w:val="-1893422915"/>
          <w:citation/>
        </w:sdtPr>
        <w:sdtContent>
          <w:r>
            <w:fldChar w:fldCharType="begin"/>
          </w:r>
          <w:r>
            <w:instrText xml:space="preserve"> CITATION Tun21 \l 1033 </w:instrText>
          </w:r>
          <w:r>
            <w:fldChar w:fldCharType="separate"/>
          </w:r>
          <w:r w:rsidR="00151A0D">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CC3790">
      <w:pPr>
        <w:pStyle w:val="Heading2"/>
        <w:ind w:firstLine="0"/>
      </w:pPr>
      <w:bookmarkStart w:id="11" w:name="_Toc109920827"/>
      <w:r>
        <w:t>Purpose of the Study</w:t>
      </w:r>
      <w:bookmarkEnd w:id="11"/>
    </w:p>
    <w:p w14:paraId="5E69E5D8" w14:textId="0AECC603" w:rsidR="00CC3790" w:rsidRDefault="00CC3790" w:rsidP="00CC3790">
      <w:del w:id="12" w:author="nate nate" w:date="2022-07-31T08:27:00Z">
        <w:r w:rsidDel="00E57186">
          <w:tab/>
        </w:r>
      </w:del>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becoming injured (Shirai et al., 2021). Similarly, early dementia patients need monitoring capabilities to assist with </w:t>
      </w:r>
      <w:r>
        <w:lastRenderedPageBreak/>
        <w:t>discovering objects and providing task management (Lei et al., 2021).</w:t>
      </w:r>
      <w:bookmarkStart w:id="13" w:name="_Hlk101684976"/>
      <w:r>
        <w:t xml:space="preserve"> It would be time-consuming and potentially dangerous to use humans, which invites the need for artificial agents. The research uses a virtual environment that divorces privacy and safety concerns from investigating autonomous assistants in elderly and special needs care. It aims to deliver this capability by utilizing artificial agents within a realistic physics simulation process</w:t>
      </w:r>
      <w:bookmarkEnd w:id="13"/>
      <w:r>
        <w:t xml:space="preserve"> like PhysX or Gazebo (Bipin, 2018; Unreal, 2021). These engines support replaying specific motion-capture animations (MoCAP)  under varying character properties such as weight, flexibility, and dexterity</w:t>
      </w:r>
      <w:bookmarkStart w:id="14" w:name="_Hlk101685010"/>
      <w:r>
        <w:t>. Next, positioning virtual cameras, instruments, and devices within the virtual world enables the study to collect experimentation data. Lastly, the automation can modify the environment using programmable interfaces such as raising the alarm or applying other mitigations.</w:t>
      </w:r>
      <w:bookmarkEnd w:id="14"/>
    </w:p>
    <w:p w14:paraId="1FA3797F" w14:textId="67ACB8DF" w:rsidR="00CC3790" w:rsidRDefault="00CC3790" w:rsidP="00CC3790">
      <w:r>
        <w:t>The study focuses on a finite action space like hemodialysis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 metadata properties like floor slickness and character overexertion (Aihara et al., 2021). In contrast, humanoids are well-suited for these experiments.</w:t>
      </w:r>
      <w:r>
        <w:tab/>
      </w:r>
    </w:p>
    <w:p w14:paraId="5D78B16F" w14:textId="0D0CF649" w:rsidR="00CC3790" w:rsidRDefault="00CC3790" w:rsidP="00CC3790">
      <w:pPr>
        <w:pStyle w:val="Heading2"/>
        <w:ind w:firstLine="0"/>
      </w:pPr>
      <w:bookmarkStart w:id="15" w:name="_Toc109920828"/>
      <w:r>
        <w:t>Introduction to Theoretical Framework</w:t>
      </w:r>
      <w:bookmarkEnd w:id="15"/>
    </w:p>
    <w:p w14:paraId="7A3BE748" w14:textId="77777777" w:rsidR="00CC3790" w:rsidRDefault="00CC3790" w:rsidP="00CC3790">
      <w:r>
        <w:t>Design of experiments research creates purposeful artifacts and applies them to study a phenomenon (Hevner et al., 2004). Academic and business communities employ this method as a standard approach to Information Technology and Communication (IT&amp;C) problems (Peffers et al., 2007; Bryar &amp; Carr, 2021). It has well-defined guidelines (see Table 1) to implement a three-</w:t>
      </w:r>
      <w:r>
        <w:lastRenderedPageBreak/>
        <w:t>phased procedure. First, the researcher(s) must identify a domain-specific challenge. Next, that researcher creates artifacts that study this phenomenon. Third, those artifacts assess the topic and communicate answers to the research questions.</w:t>
      </w:r>
    </w:p>
    <w:p w14:paraId="6724ADF0" w14:textId="5702EDE7" w:rsidR="00CC3790" w:rsidRPr="00C23676" w:rsidRDefault="00CC3790" w:rsidP="00CC3790">
      <w:pPr>
        <w:pStyle w:val="Caption"/>
        <w:ind w:firstLine="0"/>
        <w:rPr>
          <w:i/>
          <w:iCs w:val="0"/>
          <w:szCs w:val="24"/>
        </w:rPr>
      </w:pPr>
      <w:r w:rsidRPr="00AD3A74">
        <w:rPr>
          <w:b/>
          <w:bCs/>
          <w:szCs w:val="24"/>
          <w:rPrChange w:id="16" w:author="nate nate" w:date="2022-07-31T08:38:00Z">
            <w:rPr>
              <w:szCs w:val="24"/>
            </w:rPr>
          </w:rPrChange>
        </w:rPr>
        <w:t xml:space="preserve">Table </w:t>
      </w:r>
      <w:r w:rsidRPr="00AD3A74">
        <w:rPr>
          <w:b/>
          <w:bCs/>
          <w:szCs w:val="24"/>
          <w:rPrChange w:id="17" w:author="nate nate" w:date="2022-07-31T08:38:00Z">
            <w:rPr>
              <w:szCs w:val="24"/>
            </w:rPr>
          </w:rPrChange>
        </w:rPr>
        <w:fldChar w:fldCharType="begin"/>
      </w:r>
      <w:r w:rsidRPr="00AD3A74">
        <w:rPr>
          <w:b/>
          <w:bCs/>
          <w:szCs w:val="24"/>
          <w:rPrChange w:id="18" w:author="nate nate" w:date="2022-07-31T08:38:00Z">
            <w:rPr>
              <w:szCs w:val="24"/>
            </w:rPr>
          </w:rPrChange>
        </w:rPr>
        <w:instrText xml:space="preserve"> SEQ Table \* ARABIC </w:instrText>
      </w:r>
      <w:r w:rsidRPr="00AD3A74">
        <w:rPr>
          <w:b/>
          <w:bCs/>
          <w:szCs w:val="24"/>
          <w:rPrChange w:id="19" w:author="nate nate" w:date="2022-07-31T08:38:00Z">
            <w:rPr>
              <w:szCs w:val="24"/>
            </w:rPr>
          </w:rPrChange>
        </w:rPr>
        <w:fldChar w:fldCharType="separate"/>
      </w:r>
      <w:ins w:id="20" w:author="nate nate" w:date="2022-07-31T08:51:00Z">
        <w:r w:rsidR="00A549E3">
          <w:rPr>
            <w:b/>
            <w:bCs/>
            <w:noProof/>
            <w:szCs w:val="24"/>
          </w:rPr>
          <w:t>1</w:t>
        </w:r>
      </w:ins>
      <w:del w:id="21" w:author="nate nate" w:date="2022-07-31T08:51:00Z">
        <w:r w:rsidRPr="00AD3A74" w:rsidDel="00A549E3">
          <w:rPr>
            <w:b/>
            <w:bCs/>
            <w:noProof/>
            <w:szCs w:val="24"/>
            <w:rPrChange w:id="22" w:author="nate nate" w:date="2022-07-31T08:38:00Z">
              <w:rPr>
                <w:noProof/>
                <w:szCs w:val="24"/>
              </w:rPr>
            </w:rPrChange>
          </w:rPr>
          <w:delText>1</w:delText>
        </w:r>
      </w:del>
      <w:r w:rsidRPr="00AD3A74">
        <w:rPr>
          <w:b/>
          <w:bCs/>
          <w:noProof/>
          <w:szCs w:val="24"/>
          <w:rPrChange w:id="23" w:author="nate nate" w:date="2022-07-31T08:38:00Z">
            <w:rPr>
              <w:noProof/>
              <w:szCs w:val="24"/>
            </w:rPr>
          </w:rPrChange>
        </w:rPr>
        <w:fldChar w:fldCharType="end"/>
      </w:r>
      <w:del w:id="24" w:author="nate nate" w:date="2022-07-31T08:38:00Z">
        <w:r w:rsidRPr="00C23676" w:rsidDel="00AD3A74">
          <w:rPr>
            <w:szCs w:val="24"/>
          </w:rPr>
          <w:delText>:</w:delText>
        </w:r>
      </w:del>
      <w:r w:rsidRPr="00C23676">
        <w:rPr>
          <w:szCs w:val="24"/>
        </w:rPr>
        <w:br/>
      </w:r>
      <w:r w:rsidRPr="00C23676">
        <w:rPr>
          <w:i/>
          <w:szCs w:val="24"/>
        </w:rPr>
        <w:t>Design-science Guidelines (Hevner et al. 2004)</w:t>
      </w:r>
    </w:p>
    <w:tbl>
      <w:tblPr>
        <w:tblStyle w:val="GridTable4"/>
        <w:tblW w:w="9625" w:type="dxa"/>
        <w:tblLook w:val="04A0" w:firstRow="1" w:lastRow="0" w:firstColumn="1" w:lastColumn="0" w:noHBand="0" w:noVBand="1"/>
      </w:tblPr>
      <w:tblGrid>
        <w:gridCol w:w="1937"/>
        <w:gridCol w:w="7688"/>
      </w:tblGrid>
      <w:tr w:rsidR="00CC3790" w14:paraId="0BE5A254" w14:textId="77777777" w:rsidTr="00D5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54226">
            <w:r>
              <w:t>Guideline</w:t>
            </w:r>
          </w:p>
        </w:tc>
        <w:tc>
          <w:tcPr>
            <w:tcW w:w="7755" w:type="dxa"/>
          </w:tcPr>
          <w:p w14:paraId="61F4EAEE" w14:textId="77777777" w:rsidR="00CC3790" w:rsidRDefault="00CC3790" w:rsidP="00D54226">
            <w:pPr>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571DEA">
            <w:pPr>
              <w:ind w:firstLine="0"/>
              <w:pPrChange w:id="25" w:author="nate nate" w:date="2022-07-31T08:24:00Z">
                <w:pPr/>
              </w:pPrChange>
            </w:pPr>
            <w:r>
              <w:t>Design as an Artifact</w:t>
            </w:r>
          </w:p>
        </w:tc>
        <w:tc>
          <w:tcPr>
            <w:tcW w:w="7755" w:type="dxa"/>
          </w:tcPr>
          <w:p w14:paraId="70838B7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26" w:author="nate nate" w:date="2022-07-31T08:24:00Z">
                <w:pPr>
                  <w:cnfStyle w:val="000000100000" w:firstRow="0" w:lastRow="0" w:firstColumn="0" w:lastColumn="0" w:oddVBand="0" w:evenVBand="0" w:oddHBand="1" w:evenHBand="0" w:firstRowFirstColumn="0" w:firstRowLastColumn="0" w:lastRowFirstColumn="0" w:lastRowLastColumn="0"/>
                </w:pPr>
              </w:pPrChange>
            </w:pPr>
            <w:r>
              <w:t>Design-science research must produce a viable artifact as a construct, a model, a method, or an instantiation.</w:t>
            </w:r>
          </w:p>
        </w:tc>
      </w:tr>
      <w:tr w:rsidR="00CC3790" w14:paraId="213A4ED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571DEA">
            <w:pPr>
              <w:ind w:firstLine="0"/>
              <w:pPrChange w:id="27" w:author="nate nate" w:date="2022-07-31T08:24:00Z">
                <w:pPr/>
              </w:pPrChange>
            </w:pPr>
            <w:r>
              <w:t>Problem Relevance</w:t>
            </w:r>
          </w:p>
        </w:tc>
        <w:tc>
          <w:tcPr>
            <w:tcW w:w="7755" w:type="dxa"/>
          </w:tcPr>
          <w:p w14:paraId="0A3B550B"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28" w:author="nate nate" w:date="2022-07-31T08:24:00Z">
                <w:pPr>
                  <w:cnfStyle w:val="000000000000" w:firstRow="0" w:lastRow="0" w:firstColumn="0" w:lastColumn="0" w:oddVBand="0" w:evenVBand="0" w:oddHBand="0" w:evenHBand="0" w:firstRowFirstColumn="0" w:firstRowLastColumn="0" w:lastRowFirstColumn="0" w:lastRowLastColumn="0"/>
                </w:pPr>
              </w:pPrChange>
            </w:pPr>
            <w:r>
              <w:t>Design-science research aims to develop technology-based solutions to important and relevant business problems.</w:t>
            </w:r>
          </w:p>
        </w:tc>
      </w:tr>
      <w:tr w:rsidR="00CC3790" w14:paraId="1728F70E"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571DEA">
            <w:pPr>
              <w:ind w:firstLine="0"/>
              <w:pPrChange w:id="29" w:author="nate nate" w:date="2022-07-31T08:24:00Z">
                <w:pPr/>
              </w:pPrChange>
            </w:pPr>
            <w:r>
              <w:t>Design Evaluation</w:t>
            </w:r>
          </w:p>
        </w:tc>
        <w:tc>
          <w:tcPr>
            <w:tcW w:w="7755" w:type="dxa"/>
          </w:tcPr>
          <w:p w14:paraId="5AAC1831"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0" w:author="nate nate" w:date="2022-07-31T08:24:00Z">
                <w:pPr>
                  <w:cnfStyle w:val="000000100000" w:firstRow="0" w:lastRow="0" w:firstColumn="0" w:lastColumn="0" w:oddVBand="0" w:evenVBand="0" w:oddHBand="1" w:evenHBand="0" w:firstRowFirstColumn="0" w:firstRowLastColumn="0" w:lastRowFirstColumn="0" w:lastRowLastColumn="0"/>
                </w:pPr>
              </w:pPrChange>
            </w:pPr>
            <w:r>
              <w:t>A design artifact’s utility, quality, and efficacy must rigorously demonstrate well-executed evaluation methods.</w:t>
            </w:r>
          </w:p>
        </w:tc>
      </w:tr>
      <w:tr w:rsidR="00CC3790" w14:paraId="510A0019"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571DEA">
            <w:pPr>
              <w:ind w:firstLine="0"/>
              <w:pPrChange w:id="31" w:author="nate nate" w:date="2022-07-31T08:25:00Z">
                <w:pPr/>
              </w:pPrChange>
            </w:pPr>
            <w:r>
              <w:t>Research Contributions</w:t>
            </w:r>
          </w:p>
        </w:tc>
        <w:tc>
          <w:tcPr>
            <w:tcW w:w="7755" w:type="dxa"/>
          </w:tcPr>
          <w:p w14:paraId="5A0A1D1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2" w:author="nate nate" w:date="2022-07-31T08:24:00Z">
                <w:pPr>
                  <w:cnfStyle w:val="000000000000" w:firstRow="0" w:lastRow="0" w:firstColumn="0" w:lastColumn="0" w:oddVBand="0" w:evenVBand="0" w:oddHBand="0" w:evenHBand="0" w:firstRowFirstColumn="0" w:firstRowLastColumn="0" w:lastRowFirstColumn="0" w:lastRowLastColumn="0"/>
                </w:pPr>
              </w:pPrChange>
            </w:pPr>
            <w:r>
              <w:t>Effective design-science research must provide transparent and verifiable contributions to design artifacts, foundations, and/or design methodologies.</w:t>
            </w:r>
          </w:p>
        </w:tc>
      </w:tr>
      <w:tr w:rsidR="00CC3790" w14:paraId="4E5D74E9"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571DEA">
            <w:pPr>
              <w:ind w:firstLine="0"/>
              <w:pPrChange w:id="33" w:author="nate nate" w:date="2022-07-31T08:25:00Z">
                <w:pPr/>
              </w:pPrChange>
            </w:pPr>
            <w:r>
              <w:t>Research Rigor</w:t>
            </w:r>
          </w:p>
        </w:tc>
        <w:tc>
          <w:tcPr>
            <w:tcW w:w="7755" w:type="dxa"/>
          </w:tcPr>
          <w:p w14:paraId="6AC97A15"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4"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relies on rigorous methods to construct and evaluate the design artifact.</w:t>
            </w:r>
          </w:p>
        </w:tc>
      </w:tr>
      <w:tr w:rsidR="00CC3790" w14:paraId="238DC30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571DEA">
            <w:pPr>
              <w:ind w:firstLine="0"/>
              <w:pPrChange w:id="35" w:author="nate nate" w:date="2022-07-31T08:25:00Z">
                <w:pPr/>
              </w:pPrChange>
            </w:pPr>
            <w:r>
              <w:t>Design as a Search Process</w:t>
            </w:r>
          </w:p>
        </w:tc>
        <w:tc>
          <w:tcPr>
            <w:tcW w:w="7755" w:type="dxa"/>
          </w:tcPr>
          <w:p w14:paraId="22E0C26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6" w:author="nate nate" w:date="2022-07-31T08:25:00Z">
                <w:pPr>
                  <w:cnfStyle w:val="000000000000" w:firstRow="0" w:lastRow="0" w:firstColumn="0" w:lastColumn="0" w:oddVBand="0" w:evenVBand="0" w:oddHBand="0" w:evenHBand="0" w:firstRowFirstColumn="0" w:firstRowLastColumn="0" w:lastRowFirstColumn="0" w:lastRowLastColumn="0"/>
                </w:pPr>
              </w:pPrChange>
            </w:pPr>
            <w:r>
              <w:t>The search for a compelling artifact requires utilizing available means to reach desired ends while satisfying laws in the problem environment.</w:t>
            </w:r>
          </w:p>
        </w:tc>
      </w:tr>
      <w:tr w:rsidR="00CC3790" w14:paraId="0869266F"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571DEA">
            <w:pPr>
              <w:ind w:firstLine="0"/>
              <w:pPrChange w:id="37" w:author="nate nate" w:date="2022-07-31T08:25:00Z">
                <w:pPr/>
              </w:pPrChange>
            </w:pPr>
            <w:r>
              <w:t>Communication of Research</w:t>
            </w:r>
          </w:p>
        </w:tc>
        <w:tc>
          <w:tcPr>
            <w:tcW w:w="7755" w:type="dxa"/>
          </w:tcPr>
          <w:p w14:paraId="6AA2F3A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8"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must be presented effectively both to technology-oriented and management-oriented audiences.</w:t>
            </w:r>
          </w:p>
        </w:tc>
      </w:tr>
    </w:tbl>
    <w:p w14:paraId="44F4139E" w14:textId="77777777" w:rsidR="00CC3790" w:rsidRDefault="00CC3790" w:rsidP="00CC3790"/>
    <w:p w14:paraId="62A15D14" w14:textId="77777777" w:rsidR="00CC3790" w:rsidRDefault="00CC3790" w:rsidP="00571DEA">
      <w:pPr>
        <w:ind w:firstLine="0"/>
        <w:rPr>
          <w:b/>
        </w:rPr>
        <w:pPrChange w:id="39" w:author="nate nate" w:date="2022-07-31T08:25:00Z">
          <w:pPr/>
        </w:pPrChange>
      </w:pPr>
      <w:r>
        <w:tab/>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CC3790">
      <w:pPr>
        <w:pStyle w:val="Heading2"/>
        <w:ind w:firstLine="0"/>
      </w:pPr>
      <w:bookmarkStart w:id="40" w:name="_Toc109920829"/>
      <w:r>
        <w:t>Research Questions</w:t>
      </w:r>
      <w:bookmarkEnd w:id="40"/>
    </w:p>
    <w:p w14:paraId="407D6ACF" w14:textId="77777777" w:rsidR="00CC3790" w:rsidRDefault="00CC3790" w:rsidP="00CC3790">
      <w:pPr>
        <w:ind w:firstLine="0"/>
      </w:pPr>
      <w:r>
        <w:tab/>
        <w:t>In alignment with the purpose of this study, the following research questions (RQ) are adopted:</w:t>
      </w:r>
    </w:p>
    <w:p w14:paraId="26774C5C" w14:textId="77777777" w:rsidR="00CC3790" w:rsidRDefault="00CC3790" w:rsidP="00CC3790">
      <w:pPr>
        <w:pStyle w:val="Heading3"/>
        <w:ind w:firstLine="0"/>
      </w:pPr>
      <w:bookmarkStart w:id="41" w:name="_Toc109920830"/>
      <w:r>
        <w:t>RQ1</w:t>
      </w:r>
      <w:bookmarkEnd w:id="41"/>
    </w:p>
    <w:p w14:paraId="49B93200" w14:textId="77777777" w:rsidR="00CC3790" w:rsidRPr="00E57186" w:rsidRDefault="00CC3790" w:rsidP="00E57186">
      <w:pPr>
        <w:rPr>
          <w:b/>
          <w:bCs/>
        </w:rPr>
      </w:pPr>
      <w:commentRangeStart w:id="42"/>
      <w:commentRangeStart w:id="43"/>
      <w:r w:rsidRPr="00E57186">
        <w:rPr>
          <w:rStyle w:val="cf01"/>
          <w:rFonts w:ascii="Times New Roman" w:hAnsi="Times New Roman" w:cs="Times New Roman"/>
          <w:i w:val="0"/>
          <w:iCs w:val="0"/>
          <w:sz w:val="24"/>
          <w:szCs w:val="24"/>
          <w:rPrChange w:id="44" w:author="nate nate" w:date="2022-07-31T08:25:00Z">
            <w:rPr>
              <w:rStyle w:val="cf01"/>
              <w:rFonts w:cs="Times New Roman"/>
              <w:szCs w:val="24"/>
            </w:rPr>
          </w:rPrChange>
        </w:rPr>
        <w:t xml:space="preserve">What is </w:t>
      </w:r>
      <w:r w:rsidRPr="00E57186">
        <w:rPr>
          <w:rStyle w:val="cf11"/>
          <w:rFonts w:ascii="Times New Roman" w:hAnsi="Times New Roman" w:cs="Times New Roman"/>
          <w:b w:val="0"/>
          <w:bCs w:val="0"/>
          <w:i w:val="0"/>
          <w:iCs w:val="0"/>
          <w:sz w:val="24"/>
          <w:szCs w:val="24"/>
          <w:rPrChange w:id="45" w:author="nate nate" w:date="2022-07-31T08:25:00Z">
            <w:rPr>
              <w:rStyle w:val="cf11"/>
              <w:rFonts w:cs="Times New Roman"/>
              <w:b w:val="0"/>
              <w:bCs w:val="0"/>
              <w:szCs w:val="24"/>
            </w:rPr>
          </w:rPrChange>
        </w:rPr>
        <w:t>the effectiveness of autonomous assistants for hemodialysis in elderly and special needs care organizations</w:t>
      </w:r>
      <w:r w:rsidRPr="00E57186">
        <w:rPr>
          <w:rStyle w:val="cf01"/>
          <w:rFonts w:ascii="Times New Roman" w:hAnsi="Times New Roman" w:cs="Times New Roman"/>
          <w:b/>
          <w:bCs/>
          <w:i w:val="0"/>
          <w:iCs w:val="0"/>
          <w:sz w:val="24"/>
          <w:szCs w:val="24"/>
          <w:rPrChange w:id="46" w:author="nate nate" w:date="2022-07-31T08:25:00Z">
            <w:rPr>
              <w:rStyle w:val="cf01"/>
              <w:rFonts w:cs="Times New Roman"/>
              <w:b/>
              <w:bCs/>
              <w:szCs w:val="24"/>
            </w:rPr>
          </w:rPrChange>
        </w:rPr>
        <w:t>?</w:t>
      </w:r>
      <w:commentRangeEnd w:id="42"/>
      <w:r w:rsidR="00D70D75" w:rsidRPr="00E57186">
        <w:rPr>
          <w:rStyle w:val="CommentReference"/>
          <w:rFonts w:eastAsia="Times New Roman" w:cs="Times New Roman"/>
          <w:sz w:val="24"/>
          <w:szCs w:val="24"/>
          <w:rPrChange w:id="47" w:author="nate nate" w:date="2022-07-31T08:25:00Z">
            <w:rPr>
              <w:rStyle w:val="CommentReference"/>
              <w:rFonts w:eastAsia="Times New Roman" w:cs="Times New Roman"/>
              <w:szCs w:val="20"/>
            </w:rPr>
          </w:rPrChange>
        </w:rPr>
        <w:commentReference w:id="42"/>
      </w:r>
      <w:commentRangeEnd w:id="43"/>
      <w:r w:rsidR="00E57186">
        <w:rPr>
          <w:rStyle w:val="CommentReference"/>
          <w:rFonts w:eastAsia="Times New Roman" w:cs="Arial"/>
          <w:szCs w:val="20"/>
        </w:rPr>
        <w:commentReference w:id="43"/>
      </w:r>
    </w:p>
    <w:p w14:paraId="60BFF5E7" w14:textId="77777777" w:rsidR="00CC3790" w:rsidRPr="002B01DC" w:rsidRDefault="00CC3790" w:rsidP="00CC3790">
      <w:pPr>
        <w:pStyle w:val="Heading3"/>
        <w:ind w:firstLine="0"/>
      </w:pPr>
      <w:bookmarkStart w:id="48" w:name="_Toc109920831"/>
      <w:r>
        <w:t>RQ2</w:t>
      </w:r>
      <w:bookmarkEnd w:id="48"/>
    </w:p>
    <w:p w14:paraId="3F4978D5" w14:textId="77777777" w:rsidR="00CC3790" w:rsidRPr="00CC3790" w:rsidRDefault="00CC3790" w:rsidP="00CC3790">
      <w:pPr>
        <w:rPr>
          <w:b/>
          <w:bCs/>
        </w:rPr>
      </w:pPr>
      <w:r>
        <w:t xml:space="preserve">What is </w:t>
      </w:r>
      <w:r w:rsidRPr="00CC3790">
        <w:t>the efficiency of autonomous assistances for hemodialysis in elderly and special needs care organizations?</w:t>
      </w:r>
    </w:p>
    <w:p w14:paraId="00AD5C06" w14:textId="77777777" w:rsidR="00CC3790" w:rsidRDefault="00CC3790" w:rsidP="00CC3790">
      <w:pPr>
        <w:pStyle w:val="Heading2"/>
        <w:ind w:firstLine="0"/>
      </w:pPr>
      <w:bookmarkStart w:id="49" w:name="_Toc109920832"/>
      <w:r>
        <w:t>Significance of the Study</w:t>
      </w:r>
      <w:bookmarkEnd w:id="49"/>
    </w:p>
    <w:p w14:paraId="15B00116" w14:textId="77777777" w:rsidR="00CC3790" w:rsidRDefault="00CC3790" w:rsidP="00CC3790">
      <w:pPr>
        <w:ind w:firstLine="0"/>
      </w:pPr>
      <w:r>
        <w:tab/>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w:t>
      </w:r>
      <w:r>
        <w:lastRenderedPageBreak/>
        <w:t>of the most significant and avoidable reasons they need medical attention. This approach simulates this scenario, with each limb having distinct tensile strength, flexibility, and weight. When researchers can generate representative test cases economically, it unlocks the potential for faster product iterations and quickly expands the body of knowledge.</w:t>
      </w:r>
    </w:p>
    <w:p w14:paraId="1C267798" w14:textId="0856E240" w:rsidR="00CC3790" w:rsidRPr="00C23676" w:rsidRDefault="00CC3790" w:rsidP="00CC3790">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77777777" w:rsidR="00CC3790" w:rsidRDefault="00CC3790" w:rsidP="00CC3790">
      <w:pPr>
        <w:pStyle w:val="Heading2"/>
        <w:ind w:firstLine="0"/>
      </w:pPr>
      <w:bookmarkStart w:id="50" w:name="_Toc109920833"/>
      <w:r>
        <w:t>Definition of Key Terms</w:t>
      </w:r>
      <w:bookmarkEnd w:id="50"/>
    </w:p>
    <w:p w14:paraId="090AB7AA" w14:textId="77777777" w:rsidR="00CC3790" w:rsidRDefault="00CC3790" w:rsidP="00CC3790">
      <w:pPr>
        <w:pStyle w:val="Heading3"/>
        <w:ind w:firstLine="0"/>
      </w:pPr>
      <w:bookmarkStart w:id="51" w:name="_Toc109920834"/>
      <w:r>
        <w:t>Artificial Intelligence/Machine Learning (AI/ML)</w:t>
      </w:r>
      <w:bookmarkEnd w:id="51"/>
    </w:p>
    <w:p w14:paraId="7B34B18F" w14:textId="1417715C" w:rsidR="00CC3790" w:rsidRDefault="00CC3790" w:rsidP="00CC3790">
      <w:pPr>
        <w:ind w:firstLine="0"/>
      </w:pPr>
      <w:r>
        <w:tab/>
        <w:t>Artificial intelligence is the design, implementation, and use of programs, machines, and systems exhibiting human intelligence. Its most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151A0D">
            <w:rPr>
              <w:noProof/>
            </w:rPr>
            <w:t xml:space="preserve"> (Whitson, 2020)</w:t>
          </w:r>
          <w:r>
            <w:fldChar w:fldCharType="end"/>
          </w:r>
        </w:sdtContent>
      </w:sdt>
      <w:r>
        <w:t>.</w:t>
      </w:r>
    </w:p>
    <w:p w14:paraId="2F8CB75E" w14:textId="77777777" w:rsidR="00CC3790" w:rsidRDefault="00CC3790" w:rsidP="00CC3790">
      <w:pPr>
        <w:pStyle w:val="Heading3"/>
        <w:ind w:firstLine="0"/>
      </w:pPr>
      <w:bookmarkStart w:id="52" w:name="_Toc109920835"/>
      <w:r>
        <w:t>Computer Vision (CV)</w:t>
      </w:r>
      <w:bookmarkEnd w:id="52"/>
    </w:p>
    <w:p w14:paraId="44636F7C" w14:textId="63CFCF17" w:rsidR="00CC3790" w:rsidRDefault="00CC3790" w:rsidP="00CC3790">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151A0D">
            <w:rPr>
              <w:noProof/>
            </w:rPr>
            <w:t xml:space="preserve"> (Hornberg, 2017)</w:t>
          </w:r>
          <w:r>
            <w:fldChar w:fldCharType="end"/>
          </w:r>
        </w:sdtContent>
      </w:sdt>
      <w:r>
        <w:t>.</w:t>
      </w:r>
    </w:p>
    <w:p w14:paraId="35B8B5D3" w14:textId="77777777" w:rsidR="00CC3790" w:rsidRDefault="00CC3790" w:rsidP="00CC3790">
      <w:pPr>
        <w:pStyle w:val="Heading3"/>
        <w:ind w:firstLine="0"/>
      </w:pPr>
      <w:bookmarkStart w:id="53" w:name="_Toc109920836"/>
      <w:r>
        <w:lastRenderedPageBreak/>
        <w:t>Convolutional Neural Network (CNN)</w:t>
      </w:r>
      <w:bookmarkEnd w:id="53"/>
    </w:p>
    <w:p w14:paraId="0A2427F6" w14:textId="47AF023D" w:rsidR="00CC3790" w:rsidRDefault="00CC3790" w:rsidP="00CC3790">
      <w:pPr>
        <w:ind w:firstLine="0"/>
      </w:pPr>
      <w:r>
        <w:tab/>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sidR="00151A0D">
            <w:rPr>
              <w:noProof/>
            </w:rPr>
            <w:t xml:space="preserve"> (Nguyen, Huynh, Tran, &amp; Ngo, 2019)</w:t>
          </w:r>
          <w:r>
            <w:fldChar w:fldCharType="end"/>
          </w:r>
        </w:sdtContent>
      </w:sdt>
      <w:r>
        <w:t>.</w:t>
      </w:r>
    </w:p>
    <w:p w14:paraId="281DC6B6" w14:textId="77777777" w:rsidR="00CC3790" w:rsidRDefault="00CC3790" w:rsidP="00CC3790">
      <w:pPr>
        <w:pStyle w:val="Heading3"/>
        <w:ind w:firstLine="0"/>
      </w:pPr>
      <w:bookmarkStart w:id="54" w:name="_Toc109920837"/>
      <w:r>
        <w:t>Cyber-Physical Systems (CPS)</w:t>
      </w:r>
      <w:bookmarkEnd w:id="54"/>
    </w:p>
    <w:p w14:paraId="195CEC64" w14:textId="14470A68" w:rsidR="00CC3790" w:rsidRPr="004F7459" w:rsidRDefault="00CC3790" w:rsidP="00CC3790">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sidR="00151A0D">
            <w:rPr>
              <w:noProof/>
            </w:rPr>
            <w:t xml:space="preserve"> (Aguida, Ouchani, &amp; Benmalek, 2020)</w:t>
          </w:r>
          <w:r>
            <w:fldChar w:fldCharType="end"/>
          </w:r>
        </w:sdtContent>
      </w:sdt>
      <w:r>
        <w:t>. It is a subset of an Internet of Things (IoT) domain.</w:t>
      </w:r>
    </w:p>
    <w:p w14:paraId="1CE57B9E" w14:textId="77777777" w:rsidR="00CC3790" w:rsidRDefault="00CC3790" w:rsidP="00CC3790">
      <w:pPr>
        <w:pStyle w:val="Heading3"/>
        <w:ind w:firstLine="0"/>
      </w:pPr>
      <w:bookmarkStart w:id="55" w:name="_Toc109920838"/>
      <w:r>
        <w:t>Human activity recognition (HAR)</w:t>
      </w:r>
      <w:bookmarkEnd w:id="55"/>
    </w:p>
    <w:p w14:paraId="2AC41439" w14:textId="67A7DF78" w:rsidR="00CC3790" w:rsidRDefault="00CC3790" w:rsidP="00CC3790">
      <w:r>
        <w:t>HAR is the process of identifying human behaviors from motion feeds</w:t>
      </w:r>
      <w:sdt>
        <w:sdtPr>
          <w:id w:val="717713104"/>
          <w:citation/>
        </w:sdtPr>
        <w:sdtContent>
          <w:r>
            <w:fldChar w:fldCharType="begin"/>
          </w:r>
          <w:r>
            <w:instrText xml:space="preserve"> CITATION Gor20 \l 1033 </w:instrText>
          </w:r>
          <w:r>
            <w:fldChar w:fldCharType="separate"/>
          </w:r>
          <w:r w:rsidR="00151A0D">
            <w:rPr>
              <w:noProof/>
            </w:rPr>
            <w:t xml:space="preserve"> (Gorgulu &amp; Tasdelen, 2020)</w:t>
          </w:r>
          <w:r>
            <w:fldChar w:fldCharType="end"/>
          </w:r>
        </w:sdtContent>
      </w:sdt>
      <w:r>
        <w:t xml:space="preserve">. </w:t>
      </w:r>
    </w:p>
    <w:p w14:paraId="3F488E8C" w14:textId="77777777" w:rsidR="00CC3790" w:rsidRDefault="00CC3790" w:rsidP="00CC3790">
      <w:pPr>
        <w:pStyle w:val="Heading3"/>
        <w:ind w:firstLine="0"/>
      </w:pPr>
      <w:bookmarkStart w:id="56" w:name="_Toc109920839"/>
      <w:r>
        <w:t>Internet of Things (IoT) device</w:t>
      </w:r>
      <w:bookmarkEnd w:id="56"/>
    </w:p>
    <w:p w14:paraId="5D916168" w14:textId="720B01BB" w:rsidR="00CC3790" w:rsidRPr="00855D38" w:rsidRDefault="00CC3790" w:rsidP="00CC3790">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151A0D">
            <w:rPr>
              <w:noProof/>
            </w:rPr>
            <w:t xml:space="preserve"> (Commission of the European Communities, 2009)</w:t>
          </w:r>
          <w:r>
            <w:fldChar w:fldCharType="end"/>
          </w:r>
        </w:sdtContent>
      </w:sdt>
      <w:r>
        <w:t>.</w:t>
      </w:r>
    </w:p>
    <w:p w14:paraId="2D52B6BD" w14:textId="77777777" w:rsidR="00CC3790" w:rsidRDefault="00CC3790" w:rsidP="00CC3790">
      <w:pPr>
        <w:pStyle w:val="Heading3"/>
        <w:ind w:firstLine="0"/>
      </w:pPr>
      <w:bookmarkStart w:id="57" w:name="_Toc109920840"/>
      <w:r>
        <w:t>Motion capture (MoCap)</w:t>
      </w:r>
      <w:bookmarkEnd w:id="57"/>
    </w:p>
    <w:p w14:paraId="59392FF9" w14:textId="4438074A" w:rsidR="00CC3790" w:rsidRPr="00855D38" w:rsidRDefault="00CC3790" w:rsidP="00CC3790">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sidR="00151A0D">
            <w:rPr>
              <w:noProof/>
            </w:rPr>
            <w:t xml:space="preserve"> (Gan, Li, Wang, &amp; Zhang, 2020)</w:t>
          </w:r>
          <w:r>
            <w:fldChar w:fldCharType="end"/>
          </w:r>
        </w:sdtContent>
      </w:sdt>
      <w:r>
        <w:t>.</w:t>
      </w:r>
    </w:p>
    <w:p w14:paraId="01F24FF5" w14:textId="77777777" w:rsidR="00CC3790" w:rsidRDefault="00CC3790" w:rsidP="00CC3790">
      <w:pPr>
        <w:pStyle w:val="Heading3"/>
        <w:ind w:firstLine="0"/>
      </w:pPr>
      <w:bookmarkStart w:id="58" w:name="_Toc109920841"/>
      <w:r>
        <w:t>Recurrent Neural Network (RNN)</w:t>
      </w:r>
      <w:bookmarkEnd w:id="58"/>
    </w:p>
    <w:p w14:paraId="47F21E14" w14:textId="140CFD40" w:rsidR="00CC3790" w:rsidRDefault="00CC3790" w:rsidP="00CC3790">
      <w:r>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sidR="00151A0D">
            <w:rPr>
              <w:noProof/>
            </w:rPr>
            <w:t xml:space="preserve"> (Boorugu &amp; Ramesh, 2020)</w:t>
          </w:r>
          <w:r>
            <w:fldChar w:fldCharType="end"/>
          </w:r>
        </w:sdtContent>
      </w:sdt>
      <w:r>
        <w:t>.</w:t>
      </w:r>
    </w:p>
    <w:p w14:paraId="2E78C853" w14:textId="77777777" w:rsidR="00CC3790" w:rsidRDefault="00CC3790" w:rsidP="00CC3790">
      <w:pPr>
        <w:pStyle w:val="Heading2"/>
        <w:ind w:firstLine="0"/>
      </w:pPr>
      <w:bookmarkStart w:id="59" w:name="_Toc109920842"/>
      <w:r>
        <w:t>Summary</w:t>
      </w:r>
      <w:bookmarkEnd w:id="59"/>
    </w:p>
    <w:p w14:paraId="6AA9E793" w14:textId="54EEB934" w:rsidR="00CC3790" w:rsidRDefault="00CC3790" w:rsidP="00CC3790">
      <w:r>
        <w:t xml:space="preserve">The cost of healthcare is increasing, which creates the need for more automation. When patients cannot afford the required care, the quality decreases, or social programs must fund the </w:t>
      </w:r>
      <w:r>
        <w:lastRenderedPageBreak/>
        <w:t>difference. For many situations, like in-home monitoring of elderly and special needs patients, it is challenging to build that automation due to personal privacy and safety concerns. Researchers also encounter challenges spanning logistical, sufficient and diverse representation, and costs, among other entry barriers. After mitigating these issues, the research results are difficult and expensive to reproduce.</w:t>
      </w:r>
    </w:p>
    <w:p w14:paraId="1325E0ED" w14:textId="77777777" w:rsidR="00CC3790" w:rsidRDefault="00CC3790" w:rsidP="00CC3790">
      <w:r>
        <w:t>Implementing and verifying automation comes with a high barrier to entry, precisely due to personal privacy concerns, logistical complexity, ethical &amp; cultural considerations, and procurement &amp;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2F329481" w14:textId="121934D7" w:rsidR="00CC3790" w:rsidRDefault="00CC3790" w:rsidP="00CC3790">
      <w:r>
        <w:t xml:space="preserve">This study aims to remove these barriers using artificial agents within a simulation process. It implements these capabilities using open-source software and existing MoCAP recordings. Next, virtual patients inside a physics simulator will perform animation sequences under differential physical configurations (e.g., weight and height). The study attempts to show this approach for detecting falling behaviors in hemodialysis patients. It will use AI/ML and the CV algorithm’s ability to perform HAR tasks. The project scope is constrained to specific real medical needs, though it is more broadly applicable. For example, similar experiments could </w:t>
      </w:r>
      <w:r>
        <w:lastRenderedPageBreak/>
        <w:t>exist for monitoring childcare. Regardless of the medical condition, the CV algorithm can learn HAR behaviors and control CPS systems worldwide.</w:t>
      </w:r>
    </w:p>
    <w:p w14:paraId="4277D960" w14:textId="77777777" w:rsidR="00CC3790" w:rsidRDefault="00CC3790" w:rsidP="00CC3790">
      <w:r>
        <w:br w:type="page"/>
      </w:r>
    </w:p>
    <w:p w14:paraId="68D149F8" w14:textId="77777777" w:rsidR="00E72F1F" w:rsidRDefault="00E72F1F" w:rsidP="006E667F">
      <w:pPr>
        <w:pStyle w:val="Heading1"/>
        <w:ind w:firstLine="0"/>
      </w:pPr>
      <w:bookmarkStart w:id="60" w:name="_Toc109920843"/>
      <w:r>
        <w:lastRenderedPageBreak/>
        <w:t>Chapter 2: Literature Review</w:t>
      </w:r>
      <w:bookmarkEnd w:id="60"/>
    </w:p>
    <w:p w14:paraId="400FA69B" w14:textId="2854D150" w:rsidR="00E72F1F" w:rsidRDefault="00383CF5" w:rsidP="009C0CE1">
      <w:ins w:id="61" w:author="nate nate" w:date="2022-07-31T09:18:00Z">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(Kim &amp; Kim, 2021; Blackhurn, 2021).</w:t>
        </w:r>
      </w:ins>
      <w:del w:id="62" w:author="nate nate" w:date="2022-07-31T09:18:00Z">
        <w:r w:rsidR="00E72F1F" w:rsidDel="00383CF5">
          <w:delText>The problem to be addressed in this study is implementing a quality assurance process for an autonomous assistant for elderly and special needs care.</w:delText>
        </w:r>
      </w:del>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rsidR="00E72F1F">
            <w:fldChar w:fldCharType="begin"/>
          </w:r>
          <w:r w:rsidR="00E72F1F">
            <w:instrText xml:space="preserve"> CITATION Tun21 \l 1033 </w:instrText>
          </w:r>
          <w:r w:rsidR="00E72F1F">
            <w:fldChar w:fldCharType="separate"/>
          </w:r>
          <w:r w:rsidR="00151A0D">
            <w:rPr>
              <w:noProof/>
            </w:rPr>
            <w:t xml:space="preserve"> (Tun, Madanian, &amp; Mirza, 2021)</w:t>
          </w:r>
          <w:r w:rsidR="00E72F1F">
            <w:fldChar w:fldCharType="end"/>
          </w:r>
        </w:sdtContent>
      </w:sdt>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5A55FEE6" w:rsidR="00E72F1F" w:rsidRDefault="00383CF5" w:rsidP="009C0CE1">
      <w:ins w:id="63" w:author="nate nate" w:date="2022-07-31T09:18:00Z">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ins>
      <w:ins w:id="64" w:author="nate nate" w:date="2022-07-31T09:19:00Z">
        <w:r>
          <w:t>injury</w:t>
        </w:r>
      </w:ins>
      <w:ins w:id="65" w:author="nate nate" w:date="2022-07-31T09:18:00Z">
        <w:r>
          <w:t xml:space="preserve"> (Shirai et al., 2021).</w:t>
        </w:r>
        <w:r>
          <w:t xml:space="preserve"> </w:t>
        </w:r>
      </w:ins>
      <w:del w:id="66" w:author="nate nate" w:date="2022-07-31T09:18:00Z">
        <w:r w:rsidR="00E72F1F" w:rsidDel="00383CF5">
          <w:delText xml:space="preserve">This constructive research design study </w:delText>
        </w:r>
        <w:commentRangeStart w:id="67"/>
        <w:r w:rsidR="00E72F1F" w:rsidDel="00383CF5">
          <w:delText xml:space="preserve">aims to propose a research process that divorces privacy and safety </w:delText>
        </w:r>
        <w:commentRangeEnd w:id="67"/>
        <w:r w:rsidR="00D70D75" w:rsidDel="00383CF5">
          <w:rPr>
            <w:rStyle w:val="CommentReference"/>
            <w:rFonts w:eastAsia="Times New Roman" w:cs="Arial"/>
            <w:szCs w:val="20"/>
          </w:rPr>
          <w:commentReference w:id="67"/>
        </w:r>
        <w:r w:rsidR="00E72F1F" w:rsidDel="00383CF5">
          <w:delText xml:space="preserve">concerns from investigating autonomous assistants in elderly and special needs care. </w:delText>
        </w:r>
      </w:del>
      <w:r w:rsidR="00E72F1F">
        <w:t>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45C503C" w14:textId="1A49732B" w:rsidR="00E72F1F" w:rsidDel="00383CF5" w:rsidRDefault="00E72F1F" w:rsidP="009C0CE1">
      <w:pPr>
        <w:pStyle w:val="Heading2"/>
        <w:ind w:firstLine="0"/>
        <w:rPr>
          <w:moveFrom w:id="68" w:author="nate nate" w:date="2022-07-31T09:15:00Z"/>
        </w:rPr>
      </w:pPr>
      <w:bookmarkStart w:id="69" w:name="_Toc109920844"/>
      <w:moveFromRangeStart w:id="70" w:author="nate nate" w:date="2022-07-31T09:15:00Z" w:name="move110151369"/>
      <w:commentRangeStart w:id="71"/>
      <w:moveFrom w:id="72" w:author="nate nate" w:date="2022-07-31T09:15:00Z">
        <w:r w:rsidDel="00383CF5">
          <w:t>Chapter overview</w:t>
        </w:r>
        <w:bookmarkEnd w:id="69"/>
        <w:commentRangeEnd w:id="71"/>
        <w:r w:rsidR="00D70D75" w:rsidDel="00383CF5">
          <w:rPr>
            <w:rStyle w:val="CommentReference"/>
            <w:b w:val="0"/>
            <w:bCs w:val="0"/>
            <w:szCs w:val="20"/>
          </w:rPr>
          <w:commentReference w:id="71"/>
        </w:r>
      </w:moveFrom>
    </w:p>
    <w:p w14:paraId="647EB090" w14:textId="1BFC7971" w:rsidR="00E72F1F" w:rsidDel="00383CF5" w:rsidRDefault="00E72F1F" w:rsidP="009C0CE1">
      <w:pPr>
        <w:ind w:firstLine="0"/>
        <w:rPr>
          <w:moveFrom w:id="73" w:author="nate nate" w:date="2022-07-31T09:15:00Z"/>
          <w:i/>
          <w:iCs/>
        </w:rPr>
      </w:pPr>
      <w:moveFrom w:id="74" w:author="nate nate" w:date="2022-07-31T09:15:00Z">
        <w:r w:rsidDel="00383CF5">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moveFrom>
    </w:p>
    <w:moveFromRangeEnd w:id="70"/>
    <w:p w14:paraId="6B4868F0" w14:textId="7633F7C6" w:rsidR="00E72F1F" w:rsidDel="00383CF5" w:rsidRDefault="00E72F1F" w:rsidP="00383CF5">
      <w:pPr>
        <w:ind w:firstLine="0"/>
        <w:rPr>
          <w:del w:id="75" w:author="nate nate" w:date="2022-07-31T09:15:00Z"/>
        </w:rPr>
        <w:pPrChange w:id="76" w:author="nate nate" w:date="2022-07-31T09:15:00Z">
          <w:pPr/>
        </w:pPrChange>
      </w:pPr>
    </w:p>
    <w:p w14:paraId="53EEBD37" w14:textId="62794B96" w:rsidR="00E72F1F" w:rsidRPr="00383CF5" w:rsidDel="00383CF5" w:rsidRDefault="00E72F1F" w:rsidP="009C0CE1">
      <w:pPr>
        <w:rPr>
          <w:del w:id="77" w:author="nate nate" w:date="2022-07-31T09:11:00Z"/>
        </w:rPr>
      </w:pPr>
      <w:del w:id="78" w:author="nate nate" w:date="2022-07-31T09:11:00Z">
        <w:r w:rsidRPr="00383CF5" w:rsidDel="00383CF5">
          <w:delText xml:space="preserve">Bringing together evidence </w:delText>
        </w:r>
        <w:commentRangeStart w:id="79"/>
        <w:r w:rsidRPr="00383CF5" w:rsidDel="00383CF5">
          <w:delText>across studies first requires a search of the literature; this is one of the early steps in what is sometimes called a “systematic review</w:delText>
        </w:r>
        <w:commentRangeEnd w:id="79"/>
        <w:r w:rsidR="00810600" w:rsidRPr="00383CF5" w:rsidDel="00383CF5">
          <w:rPr>
            <w:rStyle w:val="CommentReference"/>
            <w:rFonts w:eastAsia="Times New Roman" w:cs="Arial"/>
            <w:szCs w:val="20"/>
          </w:rPr>
          <w:commentReference w:id="79"/>
        </w:r>
        <w:r w:rsidRPr="00383CF5" w:rsidDel="00383CF5">
          <w:delText xml:space="preserve">.” </w:delText>
        </w:r>
        <w:commentRangeStart w:id="80"/>
        <w:r w:rsidRPr="00383CF5" w:rsidDel="00383CF5">
          <w:delText>With a set of studies in hand, the next step in the review may (or may not) be a statistical approach to analyzing the published findings, usually called “metaanalysis” or a variant thereof. Different disciplines emphasize different aspects of this process</w:delText>
        </w:r>
      </w:del>
      <w:del w:id="81" w:author="nate nate" w:date="2022-07-31T09:09:00Z">
        <w:r w:rsidRPr="00383CF5" w:rsidDel="00383CF5">
          <w:delText>,</w:delText>
        </w:r>
      </w:del>
      <w:del w:id="82" w:author="nate nate" w:date="2022-07-31T09:11:00Z">
        <w:r w:rsidRPr="00383CF5" w:rsidDel="00383CF5">
          <w:delText xml:space="preserve"> and afford the process</w:delText>
        </w:r>
      </w:del>
      <w:del w:id="83" w:author="nate nate" w:date="2022-07-31T09:09:00Z">
        <w:r w:rsidRPr="00383CF5" w:rsidDel="00383CF5">
          <w:delText xml:space="preserve"> </w:delText>
        </w:r>
      </w:del>
      <w:del w:id="84" w:author="nate nate" w:date="2022-07-31T09:11:00Z">
        <w:r w:rsidRPr="00383CF5" w:rsidDel="00383CF5">
          <w:delText>different levels of scholarly prominence</w:delText>
        </w:r>
      </w:del>
      <w:customXmlDelRangeStart w:id="85" w:author="nate nate" w:date="2022-07-31T09:07:00Z"/>
      <w:sdt>
        <w:sdtPr>
          <w:id w:val="1358392457"/>
          <w:citation/>
        </w:sdtPr>
        <w:sdtContent>
          <w:customXmlDelRangeEnd w:id="85"/>
          <w:del w:id="86" w:author="nate nate" w:date="2022-07-31T09:07:00Z">
            <w:r w:rsidRPr="00383CF5" w:rsidDel="00383CF5">
              <w:fldChar w:fldCharType="begin"/>
            </w:r>
            <w:r w:rsidRPr="00383CF5" w:rsidDel="00383CF5">
              <w:delInstrText xml:space="preserve"> CITATION Ozi21 \l 1033 </w:delInstrText>
            </w:r>
            <w:r w:rsidRPr="00383CF5" w:rsidDel="00383CF5">
              <w:fldChar w:fldCharType="separate"/>
            </w:r>
            <w:r w:rsidR="00151A0D" w:rsidRPr="00383CF5" w:rsidDel="00383CF5">
              <w:rPr>
                <w:noProof/>
              </w:rPr>
              <w:delText xml:space="preserve"> (Ozier, 2021)</w:delText>
            </w:r>
            <w:r w:rsidRPr="00383CF5" w:rsidDel="00383CF5">
              <w:fldChar w:fldCharType="end"/>
            </w:r>
          </w:del>
          <w:customXmlDelRangeStart w:id="87" w:author="nate nate" w:date="2022-07-31T09:07:00Z"/>
        </w:sdtContent>
      </w:sdt>
      <w:customXmlDelRangeEnd w:id="87"/>
      <w:del w:id="88" w:author="nate nate" w:date="2022-07-31T09:11:00Z">
        <w:r w:rsidRPr="00383CF5" w:rsidDel="00383CF5">
          <w:delText>.</w:delText>
        </w:r>
        <w:commentRangeEnd w:id="80"/>
        <w:r w:rsidR="00810600" w:rsidRPr="00383CF5" w:rsidDel="00383CF5">
          <w:rPr>
            <w:rStyle w:val="CommentReference"/>
            <w:rFonts w:eastAsia="Times New Roman" w:cs="Arial"/>
            <w:szCs w:val="20"/>
          </w:rPr>
          <w:commentReference w:id="80"/>
        </w:r>
      </w:del>
    </w:p>
    <w:p w14:paraId="08DDD4E7" w14:textId="77777777" w:rsidR="00E72F1F" w:rsidRDefault="00E72F1F" w:rsidP="009C0CE1">
      <w:pPr>
        <w:pStyle w:val="Heading2"/>
        <w:ind w:firstLine="0"/>
      </w:pPr>
      <w:bookmarkStart w:id="89" w:name="_Toc109920845"/>
      <w:r>
        <w:t>Search Method and Resources</w:t>
      </w:r>
      <w:bookmarkEnd w:id="89"/>
    </w:p>
    <w:p w14:paraId="413D674D" w14:textId="6DA30481"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w:t>
      </w:r>
      <w:commentRangeStart w:id="90"/>
      <w:commentRangeStart w:id="91"/>
      <w:r>
        <w:t xml:space="preserve">NCUL’s Roadrunner search to aggregate results from industry-standard sources like the </w:t>
      </w:r>
      <w:ins w:id="92" w:author="nate nate" w:date="2022-07-31T09:13:00Z">
        <w:r w:rsidR="00383CF5" w:rsidRPr="00383CF5">
          <w:rPr>
            <w:rPrChange w:id="93" w:author="nate nate" w:date="2022-07-31T09:13:00Z">
              <w:rPr>
                <w:rFonts w:ascii="Segoe UI" w:hAnsi="Segoe UI" w:cs="Segoe UI"/>
                <w:sz w:val="18"/>
                <w:szCs w:val="18"/>
              </w:rPr>
            </w:rPrChange>
          </w:rPr>
          <w:t>IEEE Xplore Digital Library, ACM Digital Library</w:t>
        </w:r>
      </w:ins>
      <w:del w:id="94" w:author="nate nate" w:date="2022-07-31T09:13:00Z">
        <w:r w:rsidDel="00383CF5">
          <w:delText>Institute of Electrical and Electronics Engineers (IEEE), Association for Computer Machinery (ACM)</w:delText>
        </w:r>
      </w:del>
      <w:r>
        <w:t>,</w:t>
      </w:r>
      <w:del w:id="95" w:author="nate nate" w:date="2022-07-31T09:14:00Z">
        <w:r w:rsidDel="00383CF5">
          <w:delText xml:space="preserve"> Springer Publishing, John Wiley &amp; Sons,</w:delText>
        </w:r>
      </w:del>
      <w:commentRangeEnd w:id="90"/>
      <w:r w:rsidR="00810600">
        <w:rPr>
          <w:rStyle w:val="CommentReference"/>
          <w:rFonts w:eastAsia="Times New Roman" w:cs="Arial"/>
          <w:szCs w:val="20"/>
        </w:rPr>
        <w:commentReference w:id="90"/>
      </w:r>
      <w:commentRangeEnd w:id="91"/>
      <w:r w:rsidR="00383CF5">
        <w:rPr>
          <w:rStyle w:val="CommentReference"/>
          <w:rFonts w:eastAsia="Times New Roman" w:cs="Arial"/>
          <w:szCs w:val="20"/>
        </w:rPr>
        <w:commentReference w:id="91"/>
      </w:r>
      <w:r>
        <w:t xml:space="preserve"> and ProQuest</w:t>
      </w:r>
      <w:del w:id="96" w:author="nate nate" w:date="2022-07-31T09:14:00Z">
        <w:r w:rsidDel="00383CF5">
          <w:delText>, among others</w:delText>
        </w:r>
      </w:del>
      <w:r>
        <w:t xml:space="preserve">. </w:t>
      </w:r>
    </w:p>
    <w:p w14:paraId="6BB0D674" w14:textId="7DF537A5"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del w:id="97" w:author="nate nate" w:date="2022-07-31T09:15:00Z">
        <w:r w:rsidDel="00383CF5">
          <w:delText xml:space="preserve">document </w:delText>
        </w:r>
      </w:del>
      <w:ins w:id="98" w:author="nate nate" w:date="2022-07-31T09:15:00Z">
        <w:r w:rsidR="00383CF5">
          <w:t>publication</w:t>
        </w:r>
        <w:r w:rsidR="00383CF5">
          <w:t xml:space="preserve"> </w:t>
        </w:r>
      </w:ins>
      <w:r>
        <w:t xml:space="preserve">extracted themes. Those sorted themes are available in the proceeding conceptual frame section, which </w:t>
      </w:r>
      <w:del w:id="99" w:author="nate nate" w:date="2022-07-31T08:34:00Z">
        <w:r w:rsidDel="00AD3A74">
          <w:delText>attempts to present</w:delText>
        </w:r>
      </w:del>
      <w:ins w:id="100" w:author="nate nate" w:date="2022-07-31T08:34:00Z">
        <w:r w:rsidR="00AD3A74">
          <w:t>presents</w:t>
        </w:r>
      </w:ins>
      <w:r>
        <w:t xml:space="preserve"> each topic’s current state and direction from Table 1.</w:t>
      </w:r>
    </w:p>
    <w:p w14:paraId="72FD566D" w14:textId="51144062" w:rsidR="0094287F" w:rsidRPr="0094287F" w:rsidRDefault="0094287F" w:rsidP="0094287F">
      <w:pPr>
        <w:pStyle w:val="Caption"/>
        <w:ind w:firstLine="0"/>
        <w:rPr>
          <w:i/>
          <w:iCs w:val="0"/>
        </w:rPr>
      </w:pPr>
      <w:bookmarkStart w:id="101" w:name="_Toc107430911"/>
      <w:commentRangeStart w:id="102"/>
      <w:commentRangeStart w:id="103"/>
      <w:r w:rsidRPr="00AD3A74">
        <w:rPr>
          <w:b/>
          <w:bCs/>
          <w:rPrChange w:id="104" w:author="nate nate" w:date="2022-07-31T08:37:00Z">
            <w:rPr/>
          </w:rPrChange>
        </w:rPr>
        <w:t xml:space="preserve">Table </w:t>
      </w:r>
      <w:r w:rsidR="00000000" w:rsidRPr="00AD3A74">
        <w:rPr>
          <w:b/>
          <w:bCs/>
          <w:rPrChange w:id="105" w:author="nate nate" w:date="2022-07-31T08:37:00Z">
            <w:rPr/>
          </w:rPrChange>
        </w:rPr>
        <w:fldChar w:fldCharType="begin"/>
      </w:r>
      <w:r w:rsidR="00000000" w:rsidRPr="00AD3A74">
        <w:rPr>
          <w:b/>
          <w:bCs/>
          <w:rPrChange w:id="106" w:author="nate nate" w:date="2022-07-31T08:37:00Z">
            <w:rPr/>
          </w:rPrChange>
        </w:rPr>
        <w:instrText xml:space="preserve"> SEQ Table \* ARABIC </w:instrText>
      </w:r>
      <w:r w:rsidR="00000000" w:rsidRPr="00AD3A74">
        <w:rPr>
          <w:b/>
          <w:bCs/>
          <w:rPrChange w:id="107" w:author="nate nate" w:date="2022-07-31T08:37:00Z">
            <w:rPr/>
          </w:rPrChange>
        </w:rPr>
        <w:fldChar w:fldCharType="separate"/>
      </w:r>
      <w:ins w:id="108" w:author="nate nate" w:date="2022-07-31T08:51:00Z">
        <w:r w:rsidR="00A549E3">
          <w:rPr>
            <w:b/>
            <w:bCs/>
            <w:noProof/>
          </w:rPr>
          <w:t>2</w:t>
        </w:r>
      </w:ins>
      <w:del w:id="109" w:author="nate nate" w:date="2022-07-31T08:51:00Z">
        <w:r w:rsidR="00421FD7" w:rsidRPr="00AD3A74" w:rsidDel="00A549E3">
          <w:rPr>
            <w:b/>
            <w:bCs/>
            <w:noProof/>
            <w:rPrChange w:id="110" w:author="nate nate" w:date="2022-07-31T08:37:00Z">
              <w:rPr>
                <w:noProof/>
              </w:rPr>
            </w:rPrChange>
          </w:rPr>
          <w:delText>2</w:delText>
        </w:r>
      </w:del>
      <w:r w:rsidR="00000000" w:rsidRPr="00AD3A74">
        <w:rPr>
          <w:b/>
          <w:bCs/>
          <w:noProof/>
          <w:rPrChange w:id="111" w:author="nate nate" w:date="2022-07-31T08:37:00Z">
            <w:rPr>
              <w:noProof/>
            </w:rPr>
          </w:rPrChange>
        </w:rPr>
        <w:fldChar w:fldCharType="end"/>
      </w:r>
      <w:r>
        <w:t xml:space="preserve"> </w:t>
      </w:r>
      <w:commentRangeEnd w:id="102"/>
      <w:r w:rsidR="00D95A41">
        <w:rPr>
          <w:rStyle w:val="CommentReference"/>
          <w:rFonts w:eastAsia="Times New Roman" w:cs="Arial"/>
          <w:iCs w:val="0"/>
          <w:szCs w:val="20"/>
        </w:rPr>
        <w:commentReference w:id="102"/>
      </w:r>
      <w:commentRangeEnd w:id="103"/>
      <w:r w:rsidR="00383CF5">
        <w:rPr>
          <w:rStyle w:val="CommentReference"/>
          <w:rFonts w:eastAsia="Times New Roman" w:cs="Arial"/>
          <w:iCs w:val="0"/>
          <w:szCs w:val="20"/>
        </w:rPr>
        <w:commentReference w:id="103"/>
      </w:r>
      <w:r>
        <w:br/>
      </w:r>
      <w:commentRangeStart w:id="112"/>
      <w:r w:rsidRPr="0094287F">
        <w:rPr>
          <w:i/>
          <w:iCs w:val="0"/>
        </w:rPr>
        <w:t>Survey search terms</w:t>
      </w:r>
      <w:bookmarkEnd w:id="101"/>
      <w:commentRangeEnd w:id="112"/>
      <w:r w:rsidR="00D95A41">
        <w:rPr>
          <w:rStyle w:val="CommentReference"/>
          <w:rFonts w:eastAsia="Times New Roman" w:cs="Arial"/>
          <w:iCs w:val="0"/>
          <w:szCs w:val="20"/>
        </w:rPr>
        <w:commentReference w:id="112"/>
      </w:r>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AD3A74">
            <w:pPr>
              <w:ind w:firstLine="0"/>
              <w:pPrChange w:id="113" w:author="nate nate" w:date="2022-07-31T08:34:00Z">
                <w:pPr/>
              </w:pPrChange>
            </w:pPr>
            <w:r>
              <w:t>Elderly and special needs industry state</w:t>
            </w:r>
          </w:p>
        </w:tc>
        <w:tc>
          <w:tcPr>
            <w:tcW w:w="6480" w:type="dxa"/>
          </w:tcPr>
          <w:p w14:paraId="17C11A85"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AD3A74">
            <w:pPr>
              <w:ind w:firstLine="0"/>
              <w:pPrChange w:id="114" w:author="nate nate" w:date="2022-07-31T08:34:00Z">
                <w:pPr/>
              </w:pPrChange>
            </w:pPr>
            <w:r>
              <w:t>Computer vision (CV)</w:t>
            </w:r>
          </w:p>
        </w:tc>
        <w:tc>
          <w:tcPr>
            <w:tcW w:w="6480" w:type="dxa"/>
          </w:tcPr>
          <w:p w14:paraId="417CB1B3"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AD3A74">
            <w:pPr>
              <w:ind w:firstLine="0"/>
              <w:pPrChange w:id="115" w:author="nate nate" w:date="2022-07-31T08:34:00Z">
                <w:pPr/>
              </w:pPrChange>
            </w:pPr>
            <w:r>
              <w:t>Human Activity Recognition (HAR)</w:t>
            </w:r>
          </w:p>
        </w:tc>
        <w:tc>
          <w:tcPr>
            <w:tcW w:w="6480" w:type="dxa"/>
          </w:tcPr>
          <w:p w14:paraId="6CF43BE7"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AD3A74">
            <w:pPr>
              <w:ind w:firstLine="0"/>
              <w:pPrChange w:id="116" w:author="nate nate" w:date="2022-07-31T08:34:00Z">
                <w:pPr/>
              </w:pPrChange>
            </w:pPr>
            <w:r>
              <w:lastRenderedPageBreak/>
              <w:t>Machine Learning (ML) Training</w:t>
            </w:r>
          </w:p>
        </w:tc>
        <w:tc>
          <w:tcPr>
            <w:tcW w:w="6480" w:type="dxa"/>
          </w:tcPr>
          <w:p w14:paraId="0A71BAD7"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AD3A74">
            <w:pPr>
              <w:ind w:firstLine="0"/>
              <w:pPrChange w:id="117" w:author="nate nate" w:date="2022-07-31T08:34:00Z">
                <w:pPr/>
              </w:pPrChange>
            </w:pPr>
            <w:r>
              <w:t>Physics simulation</w:t>
            </w:r>
          </w:p>
        </w:tc>
        <w:tc>
          <w:tcPr>
            <w:tcW w:w="6480" w:type="dxa"/>
          </w:tcPr>
          <w:p w14:paraId="266CDED9"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4225C4D2" w:rsidR="00E72F1F" w:rsidRDefault="00E72F1F" w:rsidP="00383CF5">
      <w:pPr>
        <w:ind w:firstLine="0"/>
        <w:rPr>
          <w:ins w:id="118" w:author="nate nate" w:date="2022-07-31T09:15:00Z"/>
        </w:rPr>
      </w:pPr>
    </w:p>
    <w:p w14:paraId="21C0C9B6" w14:textId="77777777" w:rsidR="00383CF5" w:rsidRDefault="00383CF5" w:rsidP="00383CF5">
      <w:pPr>
        <w:pStyle w:val="Heading2"/>
        <w:ind w:firstLine="0"/>
        <w:rPr>
          <w:moveTo w:id="119" w:author="nate nate" w:date="2022-07-31T09:15:00Z"/>
        </w:rPr>
      </w:pPr>
      <w:moveToRangeStart w:id="120" w:author="nate nate" w:date="2022-07-31T09:15:00Z" w:name="move110151369"/>
      <w:commentRangeStart w:id="121"/>
      <w:commentRangeStart w:id="122"/>
      <w:moveTo w:id="123" w:author="nate nate" w:date="2022-07-31T09:15:00Z">
        <w:r>
          <w:t>Chapter overview</w:t>
        </w:r>
        <w:commentRangeEnd w:id="121"/>
        <w:r>
          <w:rPr>
            <w:rStyle w:val="CommentReference"/>
            <w:b w:val="0"/>
            <w:bCs w:val="0"/>
            <w:szCs w:val="20"/>
          </w:rPr>
          <w:commentReference w:id="121"/>
        </w:r>
      </w:moveTo>
      <w:commentRangeEnd w:id="122"/>
      <w:r>
        <w:rPr>
          <w:rStyle w:val="CommentReference"/>
          <w:b w:val="0"/>
          <w:bCs w:val="0"/>
          <w:szCs w:val="20"/>
        </w:rPr>
        <w:commentReference w:id="122"/>
      </w:r>
    </w:p>
    <w:p w14:paraId="7C0711B2" w14:textId="77777777" w:rsidR="00383CF5" w:rsidDel="00383CF5" w:rsidRDefault="00383CF5" w:rsidP="00383CF5">
      <w:pPr>
        <w:ind w:firstLine="0"/>
        <w:rPr>
          <w:del w:id="124" w:author="nate nate" w:date="2022-07-31T09:15:00Z"/>
          <w:moveTo w:id="125" w:author="nate nate" w:date="2022-07-31T09:15:00Z"/>
          <w:i/>
          <w:iCs/>
        </w:rPr>
      </w:pPr>
      <w:moveTo w:id="126" w:author="nate nate" w:date="2022-07-31T09:15:00Z">
        <w:r>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moveTo>
    </w:p>
    <w:moveToRangeEnd w:id="120"/>
    <w:p w14:paraId="3DFC92CB" w14:textId="77777777" w:rsidR="00383CF5" w:rsidRDefault="00383CF5" w:rsidP="00383CF5">
      <w:pPr>
        <w:ind w:firstLine="0"/>
        <w:pPrChange w:id="127" w:author="nate nate" w:date="2022-07-31T09:15:00Z">
          <w:pPr/>
        </w:pPrChange>
      </w:pPr>
    </w:p>
    <w:p w14:paraId="31C2211E" w14:textId="77777777" w:rsidR="00E72F1F" w:rsidRDefault="00E72F1F" w:rsidP="009C0CE1">
      <w:pPr>
        <w:pStyle w:val="Heading2"/>
        <w:ind w:firstLine="0"/>
      </w:pPr>
      <w:bookmarkStart w:id="128" w:name="_Toc109920846"/>
      <w:commentRangeStart w:id="129"/>
      <w:commentRangeStart w:id="130"/>
      <w:commentRangeStart w:id="131"/>
      <w:r>
        <w:t>Conceptual Framework</w:t>
      </w:r>
      <w:commentRangeEnd w:id="129"/>
      <w:r>
        <w:rPr>
          <w:rStyle w:val="CommentReference"/>
          <w:b w:val="0"/>
        </w:rPr>
        <w:commentReference w:id="129"/>
      </w:r>
      <w:bookmarkEnd w:id="128"/>
      <w:commentRangeEnd w:id="130"/>
      <w:r w:rsidR="00D95A41">
        <w:rPr>
          <w:rStyle w:val="CommentReference"/>
          <w:b w:val="0"/>
          <w:bCs w:val="0"/>
          <w:szCs w:val="20"/>
        </w:rPr>
        <w:commentReference w:id="130"/>
      </w:r>
      <w:commentRangeEnd w:id="131"/>
      <w:r w:rsidR="00AD3A74">
        <w:rPr>
          <w:rStyle w:val="CommentReference"/>
          <w:b w:val="0"/>
          <w:bCs w:val="0"/>
          <w:szCs w:val="20"/>
        </w:rPr>
        <w:commentReference w:id="131"/>
      </w:r>
    </w:p>
    <w:p w14:paraId="7F7D4AA5" w14:textId="19792642"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sidR="00151A0D">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1EE2EA63" w:rsidR="00E72F1F" w:rsidRDefault="00E72F1F" w:rsidP="009C0CE1">
      <w:del w:id="132" w:author="nate nate" w:date="2022-07-31T08:31:00Z">
        <w:r w:rsidDel="00AD3A74">
          <w:delText>There are f</w:delText>
        </w:r>
      </w:del>
      <w:ins w:id="133" w:author="nate nate" w:date="2022-07-31T08:31:00Z">
        <w:r w:rsidR="00AD3A74">
          <w:t>F</w:t>
        </w:r>
      </w:ins>
      <w:r>
        <w:t xml:space="preserve">our </w:t>
      </w:r>
      <w:ins w:id="134" w:author="nate nate" w:date="2022-07-31T08:31:00Z">
        <w:r w:rsidR="00AD3A74">
          <w:t xml:space="preserve">core </w:t>
        </w:r>
      </w:ins>
      <w:r>
        <w:t xml:space="preserve">approaches </w:t>
      </w:r>
      <w:ins w:id="135" w:author="nate nate" w:date="2022-07-31T08:31:00Z">
        <w:r w:rsidR="00AD3A74">
          <w:t xml:space="preserve">exist for </w:t>
        </w:r>
      </w:ins>
      <w:del w:id="136" w:author="nate nate" w:date="2022-07-31T08:31:00Z">
        <w:r w:rsidDel="00AD3A74">
          <w:delText xml:space="preserve">to </w:delText>
        </w:r>
      </w:del>
      <w:r>
        <w:t xml:space="preserve">studying a business use case or phenomena (see Table 2). This study’s blueprint derives from a constructive design science research (DSR) methodology. </w:t>
      </w:r>
    </w:p>
    <w:p w14:paraId="5D49F206" w14:textId="52514F2C"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151A0D">
            <w:rPr>
              <w:noProof/>
            </w:rPr>
            <w:t>(Silvestrini &amp; Sammito, 2012)</w:t>
          </w:r>
          <w:r>
            <w:fldChar w:fldCharType="end"/>
          </w:r>
        </w:sdtContent>
      </w:sdt>
      <w:r>
        <w:t xml:space="preserve">. These studies identify a problem, build artifacts, and communicate the implementation’s unique value (Hevner et al., 2004). In addition, many researchers follow this process to build proof-of-concept and execute case studies. This </w:t>
      </w:r>
      <w:r>
        <w:lastRenderedPageBreak/>
        <w:t>methodology is appropriate for examining elderly and special needs care solutions. After creating the system, it can support a targeted case study that measures its ability to deliver value.</w:t>
      </w:r>
    </w:p>
    <w:p w14:paraId="6D512F12" w14:textId="2021FC1E" w:rsidR="008A7C72" w:rsidRPr="008A7C72" w:rsidRDefault="008A7C72" w:rsidP="008A7C72">
      <w:pPr>
        <w:pStyle w:val="Caption"/>
        <w:ind w:firstLine="0"/>
        <w:rPr>
          <w:i/>
          <w:iCs w:val="0"/>
        </w:rPr>
      </w:pPr>
      <w:bookmarkStart w:id="137" w:name="_Toc107430912"/>
      <w:r w:rsidRPr="00AD3A74">
        <w:rPr>
          <w:b/>
          <w:bCs/>
          <w:rPrChange w:id="138" w:author="nate nate" w:date="2022-07-31T08:38:00Z">
            <w:rPr/>
          </w:rPrChange>
        </w:rPr>
        <w:t xml:space="preserve">Table </w:t>
      </w:r>
      <w:r w:rsidR="00000000" w:rsidRPr="00AD3A74">
        <w:rPr>
          <w:b/>
          <w:bCs/>
          <w:rPrChange w:id="139" w:author="nate nate" w:date="2022-07-31T08:38:00Z">
            <w:rPr/>
          </w:rPrChange>
        </w:rPr>
        <w:fldChar w:fldCharType="begin"/>
      </w:r>
      <w:r w:rsidR="00000000" w:rsidRPr="00AD3A74">
        <w:rPr>
          <w:b/>
          <w:bCs/>
          <w:rPrChange w:id="140" w:author="nate nate" w:date="2022-07-31T08:38:00Z">
            <w:rPr/>
          </w:rPrChange>
        </w:rPr>
        <w:instrText xml:space="preserve"> SEQ Table \* ARABIC </w:instrText>
      </w:r>
      <w:r w:rsidR="00000000" w:rsidRPr="00AD3A74">
        <w:rPr>
          <w:b/>
          <w:bCs/>
          <w:rPrChange w:id="141" w:author="nate nate" w:date="2022-07-31T08:38:00Z">
            <w:rPr/>
          </w:rPrChange>
        </w:rPr>
        <w:fldChar w:fldCharType="separate"/>
      </w:r>
      <w:ins w:id="142" w:author="nate nate" w:date="2022-07-31T08:51:00Z">
        <w:r w:rsidR="00A549E3">
          <w:rPr>
            <w:b/>
            <w:bCs/>
            <w:noProof/>
          </w:rPr>
          <w:t>3</w:t>
        </w:r>
      </w:ins>
      <w:del w:id="143" w:author="nate nate" w:date="2022-07-31T08:51:00Z">
        <w:r w:rsidR="00421FD7" w:rsidRPr="00AD3A74" w:rsidDel="00A549E3">
          <w:rPr>
            <w:b/>
            <w:bCs/>
            <w:noProof/>
            <w:rPrChange w:id="144" w:author="nate nate" w:date="2022-07-31T08:38:00Z">
              <w:rPr>
                <w:noProof/>
              </w:rPr>
            </w:rPrChange>
          </w:rPr>
          <w:delText>3</w:delText>
        </w:r>
      </w:del>
      <w:r w:rsidR="00000000" w:rsidRPr="00AD3A74">
        <w:rPr>
          <w:b/>
          <w:bCs/>
          <w:noProof/>
          <w:rPrChange w:id="145" w:author="nate nate" w:date="2022-07-31T08:38:00Z">
            <w:rPr>
              <w:noProof/>
            </w:rPr>
          </w:rPrChange>
        </w:rPr>
        <w:fldChar w:fldCharType="end"/>
      </w:r>
      <w:r w:rsidRPr="00AD3A74">
        <w:rPr>
          <w:b/>
          <w:bCs/>
          <w:rPrChange w:id="146" w:author="nate nate" w:date="2022-07-31T08:38:00Z">
            <w:rPr/>
          </w:rPrChange>
        </w:rPr>
        <w:t xml:space="preserve"> </w:t>
      </w:r>
      <w:r>
        <w:br/>
      </w:r>
      <w:r w:rsidRPr="008A7C72">
        <w:rPr>
          <w:i/>
          <w:iCs w:val="0"/>
        </w:rPr>
        <w:t>Example Research Strategies for Classifying Movement in Video</w:t>
      </w:r>
      <w:bookmarkEnd w:id="137"/>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313D14" w14:textId="22220D1C" w:rsidR="00E72F1F" w:rsidDel="00AD3A74" w:rsidRDefault="00E72F1F" w:rsidP="00AD3A74">
      <w:pPr>
        <w:ind w:firstLine="0"/>
        <w:rPr>
          <w:del w:id="147" w:author="nate nate" w:date="2022-07-31T08:38:00Z"/>
        </w:rPr>
        <w:pPrChange w:id="148" w:author="nate nate" w:date="2022-07-31T08:38:00Z">
          <w:pPr/>
        </w:pPrChange>
      </w:pPr>
    </w:p>
    <w:p w14:paraId="47010D1E" w14:textId="77777777" w:rsidR="00E72F1F" w:rsidRDefault="00E72F1F" w:rsidP="009C0CE1">
      <w:pPr>
        <w:pStyle w:val="Heading3"/>
        <w:ind w:firstLine="0"/>
      </w:pPr>
      <w:bookmarkStart w:id="149" w:name="_Toc79709053"/>
      <w:bookmarkStart w:id="150" w:name="_Toc109920847"/>
      <w:r>
        <w:t>Fundamental Approach</w:t>
      </w:r>
      <w:bookmarkEnd w:id="149"/>
      <w:bookmarkEnd w:id="150"/>
    </w:p>
    <w:p w14:paraId="0E612479" w14:textId="28BBCB36"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151A0D">
            <w:rPr>
              <w:noProof/>
            </w:rPr>
            <w:t xml:space="preserve"> (Piirainen &amp; Gonzalez, 2013)</w:t>
          </w:r>
          <w:r>
            <w:fldChar w:fldCharType="end"/>
          </w:r>
        </w:sdtContent>
      </w:sdt>
      <w:r>
        <w:t xml:space="preserve">. More recently, Iivari (2020) criticizes the debate stating that constructive research must first and foremost produce high-quality artifacts. She advocates for “less theory, but better design theory (pg. 504),” especially within rapidly evolving </w:t>
      </w:r>
      <w:r>
        <w:lastRenderedPageBreak/>
        <w:t>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151" w:name="_Toc109920848"/>
      <w:r>
        <w:t>Central concepts and relationships</w:t>
      </w:r>
      <w:bookmarkEnd w:id="151"/>
      <w:r>
        <w:t xml:space="preserve"> </w:t>
      </w:r>
    </w:p>
    <w:p w14:paraId="67EA6BEF" w14:textId="77777777" w:rsidR="00E72F1F" w:rsidRDefault="00E72F1F" w:rsidP="009C0CE1">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026E195D"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151A0D">
            <w:rPr>
              <w:noProof/>
            </w:rPr>
            <w:t xml:space="preserve"> (Bryar &amp; Carr, 2021)</w:t>
          </w:r>
          <w:r>
            <w:fldChar w:fldCharType="end"/>
          </w:r>
        </w:sdtContent>
      </w:sdt>
      <w:r>
        <w:t xml:space="preserve">. In contrast, technology-first methodologies </w:t>
      </w:r>
      <w:del w:id="152" w:author="nate nate" w:date="2022-07-31T08:38:00Z">
        <w:r w:rsidDel="00AD3A74">
          <w:delText>come with</w:delText>
        </w:r>
      </w:del>
      <w:ins w:id="153" w:author="nate nate" w:date="2022-07-31T08:38:00Z">
        <w:r w:rsidR="00AD3A74">
          <w:t>have</w:t>
        </w:r>
      </w:ins>
      <w:r>
        <w:t xml:space="preserve"> a higher risk of not producing valuable outcomes.</w:t>
      </w:r>
    </w:p>
    <w:p w14:paraId="32E92740" w14:textId="77777777" w:rsidR="00E72F1F" w:rsidRDefault="00E72F1F" w:rsidP="009C0CE1">
      <w:r>
        <w:t xml:space="preserve">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w:t>
      </w:r>
      <w:r>
        <w:lastRenderedPageBreak/>
        <w:t>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154" w:name="_Toc109920849"/>
      <w:r>
        <w:t>Implementations and alternative framework</w:t>
      </w:r>
      <w:bookmarkEnd w:id="154"/>
    </w:p>
    <w:p w14:paraId="0096A4A2" w14:textId="7823581D" w:rsidR="00E72F1F" w:rsidRDefault="00E72F1F" w:rsidP="009C0CE1">
      <w:r>
        <w:t xml:space="preserve">The proposed framework establishes capabilities that align with the business challenge of improving elderly care and special needs. It uses generalizable virtual camera instruments for CV </w:t>
      </w:r>
      <w:r>
        <w:lastRenderedPageBreak/>
        <w:t>and HAR experimentation with humanoid agents. Aspects of this framework appear in other publications (Gu et al., 2021; Banjarey et al., 2021). However, utilizing humanoid subjects with HAR and CV is not a mainstream topic in surveyed literature.</w:t>
      </w:r>
    </w:p>
    <w:p w14:paraId="2E36978B" w14:textId="677573E6"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w:t>
      </w:r>
      <w:del w:id="155" w:author="nate nate" w:date="2022-07-31T09:06:00Z">
        <w:r w:rsidDel="00383CF5">
          <w:delText xml:space="preserve">might </w:delText>
        </w:r>
      </w:del>
      <w:ins w:id="156" w:author="nate nate" w:date="2022-07-31T09:06:00Z">
        <w:r w:rsidR="00383CF5">
          <w:t>can</w:t>
        </w:r>
        <w:r w:rsidR="00383CF5">
          <w:t xml:space="preserve"> </w:t>
        </w:r>
      </w:ins>
      <w:r>
        <w:t xml:space="preserve">predict </w:t>
      </w:r>
      <w:del w:id="157" w:author="nate nate" w:date="2022-07-31T09:06:00Z">
        <w:r w:rsidDel="00383CF5">
          <w:delText xml:space="preserve">that the </w:delText>
        </w:r>
      </w:del>
      <w:ins w:id="158" w:author="nate nate" w:date="2022-07-31T09:06:00Z">
        <w:r w:rsidR="00383CF5">
          <w:t xml:space="preserve">that the </w:t>
        </w:r>
      </w:ins>
      <w:r>
        <w:t>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159"/>
      <w:r>
        <w:t>might exist</w:t>
      </w:r>
      <w:commentRangeEnd w:id="159"/>
      <w:r>
        <w:rPr>
          <w:rStyle w:val="CommentReference"/>
        </w:rPr>
        <w:commentReference w:id="159"/>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C0CE1">
      <w:pPr>
        <w:pStyle w:val="Heading2"/>
        <w:ind w:firstLine="0"/>
      </w:pPr>
      <w:bookmarkStart w:id="160" w:name="_Toc109920850"/>
      <w:r>
        <w:lastRenderedPageBreak/>
        <w:t>Challenges and opportunities for care providers</w:t>
      </w:r>
      <w:bookmarkEnd w:id="160"/>
    </w:p>
    <w:p w14:paraId="330F685E" w14:textId="77777777" w:rsidR="00E72F1F" w:rsidRPr="00A14A25" w:rsidRDefault="00E72F1F" w:rsidP="009C0CE1">
      <w:commentRangeStart w:id="161"/>
      <w:del w:id="162" w:author="nate nate" w:date="2022-07-31T09:05:00Z">
        <w:r w:rsidDel="00383CF5">
          <w:tab/>
        </w:r>
      </w:del>
      <w:r>
        <w:t>This section is a placeholder for compiling notes from the Industry state section. It attempts to frame the business environment and limitations that create the need for additional research</w:t>
      </w:r>
      <w:commentRangeEnd w:id="161"/>
      <w:r w:rsidR="00383CF5">
        <w:rPr>
          <w:rStyle w:val="CommentReference"/>
          <w:rFonts w:eastAsia="Times New Roman" w:cs="Arial"/>
          <w:szCs w:val="20"/>
        </w:rPr>
        <w:commentReference w:id="161"/>
      </w:r>
      <w:r>
        <w:t>.</w:t>
      </w:r>
    </w:p>
    <w:p w14:paraId="7123B5D0" w14:textId="77777777" w:rsidR="00E72F1F" w:rsidRDefault="00E72F1F" w:rsidP="009C0CE1">
      <w:pPr>
        <w:pStyle w:val="Heading2"/>
        <w:ind w:firstLine="0"/>
      </w:pPr>
      <w:bookmarkStart w:id="163" w:name="_Toc109920851"/>
      <w:r>
        <w:t>What is the role of data mining</w:t>
      </w:r>
      <w:bookmarkEnd w:id="163"/>
    </w:p>
    <w:p w14:paraId="0202DA56" w14:textId="0FCE5054"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151A0D">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2A95E637" w:rsidR="00E72F1F" w:rsidRDefault="00E72F1F" w:rsidP="009C0CE1">
      <w:r>
        <w:t>Across these high-level categories, numerous scenario-specific algorithms are available for different data sets. For instance, Apriori-based algorithms rely on the concept that subsets of frequent itemsets must also be frequent itemsets to prune the search space and timely report recommendations</w:t>
      </w:r>
      <w:sdt>
        <w:sdtPr>
          <w:id w:val="249781819"/>
          <w:citation/>
        </w:sdtPr>
        <w:sdtContent>
          <w:r>
            <w:fldChar w:fldCharType="begin"/>
          </w:r>
          <w:r>
            <w:instrText xml:space="preserve">CITATION Gir17 \l 1033 </w:instrText>
          </w:r>
          <w:r>
            <w:fldChar w:fldCharType="separate"/>
          </w:r>
          <w:r w:rsidR="00151A0D">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151A0D">
            <w:rPr>
              <w:noProof/>
            </w:rPr>
            <w:t xml:space="preserve"> (Sonmez et al., 2018)</w:t>
          </w:r>
          <w:r>
            <w:fldChar w:fldCharType="end"/>
          </w:r>
        </w:sdtContent>
      </w:sdt>
      <w:r>
        <w:t xml:space="preserve">. Then consider Ant Colony Optimization and Genetic Algorithms, which combine random guessing and regression modeling to iterate toward optimal solutions (Mirjaili et al., 2018; Leios, </w:t>
      </w:r>
      <w:r>
        <w:lastRenderedPageBreak/>
        <w:t>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151A0D">
            <w:rPr>
              <w:noProof/>
            </w:rPr>
            <w:t xml:space="preserve"> (Starmer, 2017)</w:t>
          </w:r>
          <w:r>
            <w:fldChar w:fldCharType="end"/>
          </w:r>
        </w:sdtContent>
      </w:sdt>
      <w:r>
        <w:t>.</w:t>
      </w:r>
    </w:p>
    <w:p w14:paraId="1582458A" w14:textId="77777777" w:rsidR="00E72F1F" w:rsidRDefault="00E72F1F" w:rsidP="009C0CE1">
      <w:pPr>
        <w:pStyle w:val="Heading3"/>
        <w:ind w:firstLine="0"/>
      </w:pPr>
      <w:bookmarkStart w:id="164" w:name="_Toc109920852"/>
      <w:r>
        <w:t>Organizational examples of data mining</w:t>
      </w:r>
      <w:bookmarkEnd w:id="164"/>
    </w:p>
    <w:p w14:paraId="41B26A71" w14:textId="1296A36F" w:rsidR="00E72F1F" w:rsidRDefault="00E72F1F" w:rsidP="009C0CE1">
      <w:r>
        <w:t xml:space="preserve">Many financial investment firms rely on </w:t>
      </w:r>
      <w:del w:id="165" w:author="nate nate" w:date="2022-07-31T09:05:00Z">
        <w:r w:rsidDel="00383CF5">
          <w:delText xml:space="preserve">different </w:delText>
        </w:r>
      </w:del>
      <w:ins w:id="166" w:author="nate nate" w:date="2022-07-31T09:05:00Z">
        <w:r w:rsidR="00383CF5">
          <w:t xml:space="preserve">outcome-specific </w:t>
        </w:r>
      </w:ins>
      <w:r>
        <w:t>automated strategies to filter the sea of market data into a manageable number of options. For example, Fonskea and Liyange (</w:t>
      </w:r>
      <w:commentRangeStart w:id="167"/>
      <w:r>
        <w:t>2008</w:t>
      </w:r>
      <w:commentRangeEnd w:id="167"/>
      <w:r>
        <w:rPr>
          <w:rStyle w:val="CommentReference"/>
        </w:rPr>
        <w:commentReference w:id="167"/>
      </w:r>
      <w:r>
        <w:t>) propose a data mining strategy that tracks related companies' correlation (e.g., FedEx and UPS) and profits from deviations. In this case, both shipping companies will likely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Changat (2017) assess the market interdependencies by transforming daily quotes into connected graphs.</w:t>
      </w:r>
    </w:p>
    <w:p w14:paraId="74AA4A70" w14:textId="77777777" w:rsidR="00E72F1F" w:rsidRDefault="00E72F1F" w:rsidP="009C0CE1">
      <w:pPr>
        <w:pStyle w:val="Heading3"/>
        <w:ind w:firstLine="0"/>
      </w:pPr>
      <w:bookmarkStart w:id="168" w:name="_Toc109920853"/>
      <w:r>
        <w:t>Explain challenges experienced using data mining</w:t>
      </w:r>
      <w:bookmarkEnd w:id="168"/>
    </w:p>
    <w:p w14:paraId="43F69F47" w14:textId="7AC978B6" w:rsidR="00E72F1F" w:rsidRDefault="00E72F1F" w:rsidP="009C0CE1">
      <w:r>
        <w:t>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Snee (2015) echo</w:t>
      </w:r>
      <w:del w:id="169" w:author="nate nate" w:date="2022-07-31T09:05:00Z">
        <w:r w:rsidDel="00383CF5">
          <w:delText>s this point</w:delText>
        </w:r>
      </w:del>
      <w:ins w:id="170" w:author="nate nate" w:date="2022-07-31T09:05:00Z">
        <w:r w:rsidR="00383CF5">
          <w:t>es</w:t>
        </w:r>
      </w:ins>
      <w:r>
        <w:t xml:space="preserve"> that high-quality models are practical and explainable. </w:t>
      </w:r>
      <w:del w:id="171" w:author="nate nate" w:date="2022-07-31T09:04:00Z">
        <w:r w:rsidDel="00383CF5">
          <w:delText xml:space="preserve">Both </w:delText>
        </w:r>
      </w:del>
      <w:r>
        <w:t>Fonseka &amp; Liyanage</w:t>
      </w:r>
      <w:del w:id="172" w:author="nate nate" w:date="2022-07-31T09:04:00Z">
        <w:r w:rsidDel="00383CF5">
          <w:delText>’s</w:delText>
        </w:r>
      </w:del>
      <w:r>
        <w:t xml:space="preserve"> and George &amp; Changat</w:t>
      </w:r>
      <w:del w:id="173" w:author="nate nate" w:date="2022-07-31T09:04:00Z">
        <w:r w:rsidDel="00383CF5">
          <w:delText>’s</w:delText>
        </w:r>
      </w:del>
      <w:r>
        <w:t xml:space="preserve">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w:t>
      </w:r>
      <w:r>
        <w:lastRenderedPageBreak/>
        <w:t xml:space="preserve">approaches </w:t>
      </w:r>
      <w:del w:id="174" w:author="nate nate" w:date="2022-07-31T08:39:00Z">
        <w:r w:rsidDel="00AD3A74">
          <w:delText xml:space="preserve">even </w:delText>
        </w:r>
      </w:del>
      <w:r>
        <w:t>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175" w:name="_Toc109920854"/>
      <w:r>
        <w:t xml:space="preserve">Enabling Machine </w:t>
      </w:r>
      <w:commentRangeStart w:id="176"/>
      <w:r>
        <w:t>Learning</w:t>
      </w:r>
      <w:commentRangeEnd w:id="176"/>
      <w:r>
        <w:rPr>
          <w:rStyle w:val="CommentReference"/>
          <w:b w:val="0"/>
          <w:i w:val="0"/>
        </w:rPr>
        <w:commentReference w:id="176"/>
      </w:r>
      <w:bookmarkEnd w:id="175"/>
    </w:p>
    <w:p w14:paraId="7E24F0D5" w14:textId="3346E109"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w:t>
      </w:r>
      <w:ins w:id="177" w:author="nate nate" w:date="2022-07-31T08:30:00Z">
        <w:r w:rsidR="00AD3A74">
          <w:t>,</w:t>
        </w:r>
      </w:ins>
      <w:r>
        <w:t xml:space="preserve"> or machine learning algorithms will lead to inaccurate solutions.</w:t>
      </w:r>
    </w:p>
    <w:p w14:paraId="6A38229F" w14:textId="77777777" w:rsidR="00E72F1F" w:rsidRDefault="00E72F1F" w:rsidP="009C0CE1">
      <w:pPr>
        <w:pStyle w:val="Heading2"/>
        <w:ind w:firstLine="0"/>
      </w:pPr>
      <w:bookmarkStart w:id="178" w:name="_Toc109920855"/>
      <w:r>
        <w:t>What exactly is artificial intelligence</w:t>
      </w:r>
      <w:bookmarkEnd w:id="178"/>
    </w:p>
    <w:p w14:paraId="069528B9" w14:textId="16F7465A"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179" w:name="_Toc109920856"/>
      <w:r>
        <w:lastRenderedPageBreak/>
        <w:t>Description of Technology</w:t>
      </w:r>
      <w:bookmarkEnd w:id="179"/>
    </w:p>
    <w:p w14:paraId="1AED0A77" w14:textId="70D7A57C" w:rsidR="00E72F1F" w:rsidRDefault="00E72F1F" w:rsidP="00AD3A7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151A0D">
            <w:rPr>
              <w:noProof/>
            </w:rPr>
            <w:t xml:space="preserve"> (Buchanan, 2005)</w:t>
          </w:r>
          <w:r>
            <w:fldChar w:fldCharType="end"/>
          </w:r>
        </w:sdtContent>
      </w:sdt>
      <w:r>
        <w:t xml:space="preserve">.  </w:t>
      </w:r>
    </w:p>
    <w:p w14:paraId="12B72B3C" w14:textId="77777777" w:rsidR="00E72F1F" w:rsidRDefault="00E72F1F" w:rsidP="004F3710">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4F3710">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351FD4A4" w:rsidR="00E72F1F" w:rsidRDefault="00E72F1F" w:rsidP="004F3710">
      <w:pPr>
        <w:pStyle w:val="ListParagraph"/>
        <w:numPr>
          <w:ilvl w:val="0"/>
          <w:numId w:val="2"/>
        </w:numPr>
      </w:pPr>
      <w:r>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180" w:name="_Toc109920857"/>
      <w:r>
        <w:t>Purpose and Function</w:t>
      </w:r>
      <w:bookmarkEnd w:id="180"/>
    </w:p>
    <w:p w14:paraId="7192E30C" w14:textId="49BD90C6" w:rsidR="00E72F1F" w:rsidRDefault="00E72F1F" w:rsidP="00D21458">
      <w:pPr>
        <w:ind w:firstLine="360"/>
        <w:pPrChange w:id="181" w:author="nate nate" w:date="2022-07-31T08:29:00Z">
          <w:pPr/>
        </w:pPrChange>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w:t>
      </w:r>
      <w:r>
        <w:lastRenderedPageBreak/>
        <w:t>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sidR="00151A0D">
            <w:rPr>
              <w:noProof/>
            </w:rPr>
            <w:t xml:space="preserve"> (Huang, Rust, &amp; Maksimovic, 2019)</w:t>
          </w:r>
          <w:r>
            <w:fldChar w:fldCharType="end"/>
          </w:r>
        </w:sdtContent>
      </w:sdt>
      <w:r>
        <w:t xml:space="preserve">.  </w:t>
      </w:r>
    </w:p>
    <w:p w14:paraId="2B1D3EEB" w14:textId="77777777" w:rsidR="00E72F1F" w:rsidRDefault="00E72F1F" w:rsidP="004F3710">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4F3710">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4F3710">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182" w:name="_Toc109920858"/>
      <w:r>
        <w:t>Evolution of the problem</w:t>
      </w:r>
      <w:bookmarkEnd w:id="182"/>
    </w:p>
    <w:p w14:paraId="3BBF8E96" w14:textId="3C0E5FA5" w:rsidR="00E72F1F" w:rsidRDefault="00E72F1F" w:rsidP="00D21458">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151A0D">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del w:id="183" w:author="nate nate" w:date="2022-07-31T09:04:00Z">
        <w:r w:rsidDel="00383CF5">
          <w:delText>needs to</w:delText>
        </w:r>
      </w:del>
      <w:ins w:id="184" w:author="nate nate" w:date="2022-07-31T09:04:00Z">
        <w:r w:rsidR="00383CF5">
          <w:t>must</w:t>
        </w:r>
      </w:ins>
      <w:r>
        <w:t xml:space="preserve"> classify handwritten digits</w:t>
      </w:r>
      <w:del w:id="185" w:author="nate nate" w:date="2022-07-31T09:04:00Z">
        <w:r w:rsidDel="00383CF5">
          <w:delText>, which requires</w:delText>
        </w:r>
      </w:del>
      <w:ins w:id="186" w:author="nate nate" w:date="2022-07-31T09:04:00Z">
        <w:r w:rsidR="00383CF5">
          <w:t xml:space="preserve"> by</w:t>
        </w:r>
      </w:ins>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187" w:name="_Toc109920859"/>
      <w:r>
        <w:t>Nature’s solution</w:t>
      </w:r>
      <w:bookmarkEnd w:id="187"/>
    </w:p>
    <w:p w14:paraId="7BC35AA3" w14:textId="5358D53D"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w:t>
      </w:r>
      <w:r>
        <w:lastRenderedPageBreak/>
        <w:t xml:space="preserve">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188" w:name="_Toc109920860"/>
      <w:r>
        <w:t>How does computer vision work</w:t>
      </w:r>
      <w:bookmarkEnd w:id="188"/>
    </w:p>
    <w:p w14:paraId="0E13C786" w14:textId="175636CC" w:rsidR="00E72F1F" w:rsidRDefault="00E72F1F" w:rsidP="009C0CE1">
      <w:r>
        <w:t>Modern CV-based methods emulate primate biology across three distinct subsystems</w:t>
      </w:r>
      <w:del w:id="189" w:author="nate nate" w:date="2022-07-31T08:29:00Z">
        <w:r w:rsidDel="00D21458">
          <w:delText xml:space="preserve"> called n</w:delText>
        </w:r>
      </w:del>
      <w:ins w:id="190" w:author="nate nate" w:date="2022-07-31T08:29:00Z">
        <w:r w:rsidR="00D21458">
          <w:t>: n</w:t>
        </w:r>
      </w:ins>
      <w:r>
        <w:t>eural dynamics, embodiment, and awareness</w:t>
      </w:r>
      <w:sdt>
        <w:sdtPr>
          <w:id w:val="166682409"/>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191" w:name="_Toc109920861"/>
      <w:r>
        <w:t>Neural dynamics</w:t>
      </w:r>
      <w:bookmarkEnd w:id="191"/>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C0CE1">
      <w:pPr>
        <w:pStyle w:val="Heading3"/>
        <w:ind w:firstLine="0"/>
      </w:pPr>
      <w:bookmarkStart w:id="192" w:name="_Toc109920862"/>
      <w:r>
        <w:t>Embodiment</w:t>
      </w:r>
      <w:bookmarkEnd w:id="192"/>
    </w:p>
    <w:p w14:paraId="7B7EC8BE" w14:textId="7EA427CA" w:rsidR="00E72F1F" w:rsidRDefault="00E72F1F" w:rsidP="009C0CE1">
      <w:r>
        <w:t xml:space="preserve">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w:t>
      </w:r>
      <w:r>
        <w:lastRenderedPageBreak/>
        <w:t>names. Today, AI/ML practitioners call this construct the “hidden layers” within neural network architectures.</w:t>
      </w:r>
    </w:p>
    <w:p w14:paraId="49E81A8F" w14:textId="77777777" w:rsidR="00E72F1F" w:rsidRDefault="00E72F1F" w:rsidP="009C0CE1">
      <w:pPr>
        <w:pStyle w:val="Heading3"/>
        <w:ind w:firstLine="0"/>
      </w:pPr>
      <w:bookmarkStart w:id="193" w:name="_Toc109920863"/>
      <w:r>
        <w:t>Awareness</w:t>
      </w:r>
      <w:bookmarkEnd w:id="193"/>
    </w:p>
    <w:p w14:paraId="684FAB66" w14:textId="72058DF6"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del w:id="194" w:author="nate nate" w:date="2022-07-31T08:28:00Z">
        <w:r w:rsidDel="000A6904">
          <w:delText>that have</w:delText>
        </w:r>
      </w:del>
      <w:ins w:id="195" w:author="nate nate" w:date="2022-07-31T08:28:00Z">
        <w:r w:rsidR="000A6904">
          <w:t>with</w:t>
        </w:r>
      </w:ins>
      <w:r>
        <w:t xml:space="preser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196" w:name="_Toc109920864"/>
      <w:r>
        <w:t>What’s the role of Markov chains</w:t>
      </w:r>
      <w:bookmarkEnd w:id="196"/>
    </w:p>
    <w:p w14:paraId="40351EFA" w14:textId="3087D84E" w:rsidR="00E72F1F" w:rsidRDefault="00E72F1F" w:rsidP="009C0CE1">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w:t>
      </w:r>
      <w:r>
        <w:lastRenderedPageBreak/>
        <w:t>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151A0D">
            <w:rPr>
              <w:noProof/>
            </w:rPr>
            <w:t xml:space="preserve"> (Kahn Academy, 2014)</w:t>
          </w:r>
          <w:r>
            <w:fldChar w:fldCharType="end"/>
          </w:r>
        </w:sdtContent>
      </w:sdt>
      <w:r>
        <w:t>.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similar to other algorithms where efficient training requires relevant facts to specific questions.</w:t>
      </w:r>
    </w:p>
    <w:p w14:paraId="59313F36" w14:textId="2656694D" w:rsidR="008A7C72" w:rsidDel="00383CF5" w:rsidRDefault="008A7C72">
      <w:pPr>
        <w:spacing w:line="259" w:lineRule="auto"/>
        <w:ind w:firstLine="0"/>
        <w:rPr>
          <w:del w:id="197" w:author="nate nate" w:date="2022-07-31T09:21:00Z"/>
          <w:iCs/>
          <w:szCs w:val="18"/>
        </w:rPr>
      </w:pPr>
      <w:del w:id="198" w:author="nate nate" w:date="2022-07-31T09:21:00Z">
        <w:r w:rsidDel="00383CF5">
          <w:br w:type="page"/>
        </w:r>
      </w:del>
    </w:p>
    <w:p w14:paraId="6C8CAD03" w14:textId="73D8927D" w:rsidR="008A7C72" w:rsidRPr="008A7C72" w:rsidRDefault="008A7C72" w:rsidP="00383CF5">
      <w:pPr>
        <w:spacing w:line="259" w:lineRule="auto"/>
        <w:ind w:firstLine="0"/>
        <w:rPr>
          <w:i/>
          <w:iCs/>
        </w:rPr>
        <w:pPrChange w:id="199" w:author="nate nate" w:date="2022-07-31T09:21:00Z">
          <w:pPr>
            <w:pStyle w:val="Caption"/>
            <w:ind w:firstLine="0"/>
          </w:pPr>
        </w:pPrChange>
      </w:pPr>
      <w:bookmarkStart w:id="200" w:name="_Toc107430833"/>
      <w:r w:rsidRPr="00AD3A74">
        <w:rPr>
          <w:b/>
          <w:bCs/>
          <w:rPrChange w:id="201" w:author="nate nate" w:date="2022-07-31T08:39:00Z">
            <w:rPr/>
          </w:rPrChange>
        </w:rPr>
        <w:t xml:space="preserve">Figure </w:t>
      </w:r>
      <w:r w:rsidR="00000000" w:rsidRPr="00AD3A74">
        <w:rPr>
          <w:b/>
          <w:bCs/>
          <w:rPrChange w:id="202" w:author="nate nate" w:date="2022-07-31T08:39:00Z">
            <w:rPr/>
          </w:rPrChange>
        </w:rPr>
        <w:fldChar w:fldCharType="begin"/>
      </w:r>
      <w:r w:rsidR="00000000" w:rsidRPr="00AD3A74">
        <w:rPr>
          <w:b/>
          <w:bCs/>
          <w:rPrChange w:id="203" w:author="nate nate" w:date="2022-07-31T08:39:00Z">
            <w:rPr/>
          </w:rPrChange>
        </w:rPr>
        <w:instrText xml:space="preserve"> SEQ Figure \* ARABIC </w:instrText>
      </w:r>
      <w:r w:rsidR="00000000" w:rsidRPr="00AD3A74">
        <w:rPr>
          <w:b/>
          <w:bCs/>
          <w:rPrChange w:id="204" w:author="nate nate" w:date="2022-07-31T08:39:00Z">
            <w:rPr/>
          </w:rPrChange>
        </w:rPr>
        <w:fldChar w:fldCharType="separate"/>
      </w:r>
      <w:r w:rsidR="00B377C8" w:rsidRPr="00AD3A74">
        <w:rPr>
          <w:b/>
          <w:bCs/>
          <w:noProof/>
          <w:rPrChange w:id="205" w:author="nate nate" w:date="2022-07-31T08:39:00Z">
            <w:rPr>
              <w:noProof/>
            </w:rPr>
          </w:rPrChange>
        </w:rPr>
        <w:t>1</w:t>
      </w:r>
      <w:r w:rsidR="00000000" w:rsidRPr="00AD3A74">
        <w:rPr>
          <w:b/>
          <w:bCs/>
          <w:noProof/>
          <w:rPrChange w:id="206" w:author="nate nate" w:date="2022-07-31T08:39:00Z">
            <w:rPr>
              <w:noProof/>
            </w:rPr>
          </w:rPrChange>
        </w:rPr>
        <w:fldChar w:fldCharType="end"/>
      </w:r>
      <w:del w:id="207" w:author="nate nate" w:date="2022-07-31T08:39:00Z">
        <w:r w:rsidDel="00AD3A74">
          <w:delText xml:space="preserve"> </w:delText>
        </w:r>
      </w:del>
      <w:r>
        <w:br/>
      </w:r>
      <w:r w:rsidR="00BA664C">
        <w:rPr>
          <w:i/>
        </w:rPr>
        <w:t xml:space="preserve">Should you </w:t>
      </w:r>
      <w:del w:id="208" w:author="nate nate" w:date="2022-07-31T08:28:00Z">
        <w:r w:rsidR="00BA664C" w:rsidDel="009D3ACE">
          <w:rPr>
            <w:i/>
          </w:rPr>
          <w:delText>p</w:delText>
        </w:r>
        <w:r w:rsidRPr="008A7C72" w:rsidDel="009D3ACE">
          <w:rPr>
            <w:i/>
          </w:rPr>
          <w:delText xml:space="preserve">urchasing </w:delText>
        </w:r>
      </w:del>
      <w:ins w:id="209" w:author="nate nate" w:date="2022-07-31T08:28:00Z">
        <w:r w:rsidR="009D3ACE">
          <w:rPr>
            <w:i/>
          </w:rPr>
          <w:t>p</w:t>
        </w:r>
        <w:r w:rsidR="009D3ACE" w:rsidRPr="008A7C72">
          <w:rPr>
            <w:i/>
          </w:rPr>
          <w:t>urchas</w:t>
        </w:r>
        <w:r w:rsidR="009D3ACE">
          <w:rPr>
            <w:i/>
            <w:iCs/>
          </w:rPr>
          <w:t>e</w:t>
        </w:r>
        <w:r w:rsidR="009D3ACE" w:rsidRPr="008A7C72">
          <w:rPr>
            <w:i/>
          </w:rPr>
          <w:t xml:space="preserve"> </w:t>
        </w:r>
      </w:ins>
      <w:r w:rsidR="00BA664C">
        <w:rPr>
          <w:i/>
        </w:rPr>
        <w:t>more stocks model</w:t>
      </w:r>
      <w:bookmarkEnd w:id="200"/>
    </w:p>
    <w:p w14:paraId="2EAFCCE8" w14:textId="77777777" w:rsidR="008A7C72" w:rsidRDefault="00E72F1F" w:rsidP="008A7C72">
      <w:pPr>
        <w:keepNext/>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210" w:name="_Toc109920865"/>
      <w:r>
        <w:t>Markov Experiment</w:t>
      </w:r>
      <w:bookmarkEnd w:id="210"/>
    </w:p>
    <w:p w14:paraId="62494182" w14:textId="0AAA1559" w:rsidR="00E72F1F" w:rsidRDefault="00E72F1F" w:rsidP="009C0CE1">
      <w:pPr>
        <w:ind w:firstLine="0"/>
      </w:pPr>
      <w:r>
        <w:tab/>
        <w:t xml:space="preserve">Many online tutorials recommend exploring Markov chains as a solution to predict the next token in a sequence. Mason (2020) maintains an open-source repository of  Shakespeare plays, which is easy to mine for different related sentences. An experiment began with </w:t>
      </w:r>
      <w:r>
        <w:lastRenderedPageBreak/>
        <w:t xml:space="preserve">downloading each script and normalizing the text into a corpus of lowercase words. Next, an iterator constructs a word_dictionary that maps n-gram tuples to a word bag to </w:t>
      </w:r>
      <w:ins w:id="211" w:author="nate nate" w:date="2022-07-31T09:03:00Z">
        <w:r w:rsidR="00383CF5">
          <w:t xml:space="preserve">the </w:t>
        </w:r>
      </w:ins>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5B5D58F" w14:textId="5B636301" w:rsidR="006D08A6" w:rsidDel="00383CF5" w:rsidRDefault="006D08A6">
      <w:pPr>
        <w:spacing w:line="259" w:lineRule="auto"/>
        <w:ind w:firstLine="0"/>
        <w:rPr>
          <w:del w:id="212" w:author="nate nate" w:date="2022-07-31T09:21:00Z"/>
          <w:iCs/>
          <w:szCs w:val="18"/>
        </w:rPr>
      </w:pPr>
      <w:del w:id="213" w:author="nate nate" w:date="2022-07-31T09:21:00Z">
        <w:r w:rsidDel="00383CF5">
          <w:br w:type="page"/>
        </w:r>
      </w:del>
    </w:p>
    <w:p w14:paraId="73B6C492" w14:textId="14E4C2FE" w:rsidR="006D08A6" w:rsidRPr="006D08A6" w:rsidRDefault="006D08A6" w:rsidP="00383CF5">
      <w:pPr>
        <w:spacing w:line="259" w:lineRule="auto"/>
        <w:ind w:firstLine="0"/>
        <w:rPr>
          <w:i/>
          <w:iCs/>
        </w:rPr>
        <w:pPrChange w:id="214" w:author="nate nate" w:date="2022-07-31T09:21:00Z">
          <w:pPr>
            <w:pStyle w:val="Caption"/>
            <w:ind w:firstLine="0"/>
          </w:pPr>
        </w:pPrChange>
      </w:pPr>
      <w:bookmarkStart w:id="215" w:name="_Toc107430834"/>
      <w:r w:rsidRPr="00AD3A74">
        <w:rPr>
          <w:b/>
          <w:bCs/>
          <w:rPrChange w:id="216" w:author="nate nate" w:date="2022-07-31T08:39:00Z">
            <w:rPr/>
          </w:rPrChange>
        </w:rPr>
        <w:t xml:space="preserve">Figure </w:t>
      </w:r>
      <w:r w:rsidR="00000000" w:rsidRPr="00AD3A74">
        <w:rPr>
          <w:b/>
          <w:bCs/>
          <w:rPrChange w:id="217" w:author="nate nate" w:date="2022-07-31T08:39:00Z">
            <w:rPr/>
          </w:rPrChange>
        </w:rPr>
        <w:fldChar w:fldCharType="begin"/>
      </w:r>
      <w:r w:rsidR="00000000" w:rsidRPr="00AD3A74">
        <w:rPr>
          <w:b/>
          <w:bCs/>
          <w:rPrChange w:id="218" w:author="nate nate" w:date="2022-07-31T08:39:00Z">
            <w:rPr/>
          </w:rPrChange>
        </w:rPr>
        <w:instrText xml:space="preserve"> SEQ Figure \* ARABIC </w:instrText>
      </w:r>
      <w:r w:rsidR="00000000" w:rsidRPr="00AD3A74">
        <w:rPr>
          <w:b/>
          <w:bCs/>
          <w:rPrChange w:id="219" w:author="nate nate" w:date="2022-07-31T08:39:00Z">
            <w:rPr/>
          </w:rPrChange>
        </w:rPr>
        <w:fldChar w:fldCharType="separate"/>
      </w:r>
      <w:r w:rsidR="00B377C8" w:rsidRPr="00AD3A74">
        <w:rPr>
          <w:b/>
          <w:bCs/>
          <w:noProof/>
          <w:rPrChange w:id="220" w:author="nate nate" w:date="2022-07-31T08:39:00Z">
            <w:rPr>
              <w:noProof/>
            </w:rPr>
          </w:rPrChange>
        </w:rPr>
        <w:t>2</w:t>
      </w:r>
      <w:r w:rsidR="00000000" w:rsidRPr="00AD3A74">
        <w:rPr>
          <w:b/>
          <w:bCs/>
          <w:noProof/>
          <w:rPrChange w:id="221" w:author="nate nate" w:date="2022-07-31T08:39:00Z">
            <w:rPr>
              <w:noProof/>
            </w:rPr>
          </w:rPrChange>
        </w:rPr>
        <w:fldChar w:fldCharType="end"/>
      </w:r>
      <w:del w:id="222" w:author="nate nate" w:date="2022-07-31T08:39:00Z">
        <w:r w:rsidDel="00AD3A74">
          <w:delText xml:space="preserve"> </w:delText>
        </w:r>
      </w:del>
      <w:r>
        <w:br/>
      </w:r>
      <w:r w:rsidRPr="006D08A6">
        <w:rPr>
          <w:i/>
        </w:rPr>
        <w:t>n-gram Examples</w:t>
      </w:r>
      <w:bookmarkEnd w:id="215"/>
    </w:p>
    <w:p w14:paraId="058ADE35" w14:textId="77777777" w:rsidR="00E72F1F" w:rsidRDefault="00E72F1F" w:rsidP="006D08A6">
      <w:pPr>
        <w:ind w:firstLine="0"/>
      </w:pPr>
      <w:r>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223" w:name="_Toc109920866"/>
      <w:r>
        <w:lastRenderedPageBreak/>
        <w:t>Neural Networks</w:t>
      </w:r>
      <w:bookmarkEnd w:id="223"/>
    </w:p>
    <w:p w14:paraId="06391F3A" w14:textId="03E7BEA3"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151A0D">
            <w:rPr>
              <w:noProof/>
            </w:rPr>
            <w:t xml:space="preserve"> (Ng, 2016)</w:t>
          </w:r>
          <w:r>
            <w:fldChar w:fldCharType="end"/>
          </w:r>
        </w:sdtContent>
      </w:sdt>
      <w:r>
        <w:t xml:space="preserve">. </w:t>
      </w:r>
    </w:p>
    <w:p w14:paraId="586FAA64" w14:textId="77777777" w:rsidR="00E72F1F" w:rsidRDefault="00E72F1F" w:rsidP="009C0CE1">
      <w:r>
        <w:t>According to Fridman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880EDDA"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224"/>
      <w:r>
        <w:t>network</w:t>
      </w:r>
      <w:commentRangeEnd w:id="224"/>
      <w:r>
        <w:rPr>
          <w:rStyle w:val="CommentReference"/>
        </w:rPr>
        <w:commentReference w:id="224"/>
      </w:r>
      <w:r>
        <w:t xml:space="preserve"> segment microstructures </w:t>
      </w:r>
      <w:del w:id="225" w:author="nate nate" w:date="2022-07-31T09:03:00Z">
        <w:r w:rsidDel="00383CF5">
          <w:delText xml:space="preserve">extrapolate and </w:delText>
        </w:r>
      </w:del>
      <w:r>
        <w:t>remain present in more complex architectures. The solutions by both BellKor (2007) and Li et al. (2019) suggest that this assumption is generally accurate.</w:t>
      </w:r>
    </w:p>
    <w:p w14:paraId="67AF8AA8" w14:textId="73F61FD7" w:rsidR="00E72F1F" w:rsidRDefault="006D08A6" w:rsidP="00AD3A74">
      <w:pPr>
        <w:pStyle w:val="Caption"/>
        <w:ind w:firstLine="0"/>
        <w:pPrChange w:id="226" w:author="nate nate" w:date="2022-07-31T08:40:00Z">
          <w:pPr>
            <w:pStyle w:val="Caption"/>
          </w:pPr>
        </w:pPrChange>
      </w:pPr>
      <w:bookmarkStart w:id="227" w:name="_Toc107430835"/>
      <w:r w:rsidRPr="00AD3A74">
        <w:rPr>
          <w:b/>
          <w:bCs/>
          <w:rPrChange w:id="228" w:author="nate nate" w:date="2022-07-31T08:40:00Z">
            <w:rPr/>
          </w:rPrChange>
        </w:rPr>
        <w:lastRenderedPageBreak/>
        <w:t xml:space="preserve">Figure </w:t>
      </w:r>
      <w:r w:rsidR="00000000" w:rsidRPr="00AD3A74">
        <w:rPr>
          <w:b/>
          <w:bCs/>
          <w:rPrChange w:id="229" w:author="nate nate" w:date="2022-07-31T08:40:00Z">
            <w:rPr/>
          </w:rPrChange>
        </w:rPr>
        <w:fldChar w:fldCharType="begin"/>
      </w:r>
      <w:r w:rsidR="00000000" w:rsidRPr="00AD3A74">
        <w:rPr>
          <w:b/>
          <w:bCs/>
          <w:rPrChange w:id="230" w:author="nate nate" w:date="2022-07-31T08:40:00Z">
            <w:rPr/>
          </w:rPrChange>
        </w:rPr>
        <w:instrText xml:space="preserve"> SEQ Figure \* ARABIC </w:instrText>
      </w:r>
      <w:r w:rsidR="00000000" w:rsidRPr="00AD3A74">
        <w:rPr>
          <w:b/>
          <w:bCs/>
          <w:rPrChange w:id="231" w:author="nate nate" w:date="2022-07-31T08:40:00Z">
            <w:rPr/>
          </w:rPrChange>
        </w:rPr>
        <w:fldChar w:fldCharType="separate"/>
      </w:r>
      <w:r w:rsidR="00B377C8" w:rsidRPr="00AD3A74">
        <w:rPr>
          <w:b/>
          <w:bCs/>
          <w:noProof/>
          <w:rPrChange w:id="232" w:author="nate nate" w:date="2022-07-31T08:40:00Z">
            <w:rPr>
              <w:noProof/>
            </w:rPr>
          </w:rPrChange>
        </w:rPr>
        <w:t>3</w:t>
      </w:r>
      <w:r w:rsidR="00000000" w:rsidRPr="00AD3A74">
        <w:rPr>
          <w:b/>
          <w:bCs/>
          <w:noProof/>
          <w:rPrChange w:id="233" w:author="nate nate" w:date="2022-07-31T08:40:00Z">
            <w:rPr>
              <w:noProof/>
            </w:rPr>
          </w:rPrChange>
        </w:rPr>
        <w:fldChar w:fldCharType="end"/>
      </w:r>
      <w:ins w:id="234" w:author="nate nate" w:date="2022-07-31T08:39:00Z">
        <w:r w:rsidR="00AD3A74">
          <w:br/>
        </w:r>
      </w:ins>
      <w:del w:id="235" w:author="nate nate" w:date="2022-07-31T08:39:00Z">
        <w:r w:rsidRPr="00AD3A74" w:rsidDel="00AD3A74">
          <w:rPr>
            <w:i/>
            <w:iCs w:val="0"/>
            <w:rPrChange w:id="236" w:author="nate nate" w:date="2022-07-31T08:40:00Z">
              <w:rPr/>
            </w:rPrChange>
          </w:rPr>
          <w:delText xml:space="preserve"> </w:delText>
        </w:r>
      </w:del>
      <w:r w:rsidRPr="00AD3A74">
        <w:rPr>
          <w:i/>
          <w:iCs w:val="0"/>
          <w:rPrChange w:id="237" w:author="nate nate" w:date="2022-07-31T08:40:00Z">
            <w:rPr/>
          </w:rPrChange>
        </w:rPr>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227"/>
    </w:p>
    <w:p w14:paraId="546734DC" w14:textId="77777777" w:rsidR="00E72F1F" w:rsidRDefault="00E72F1F" w:rsidP="009C0CE1">
      <w:pPr>
        <w:pStyle w:val="Heading3"/>
        <w:ind w:firstLine="0"/>
      </w:pPr>
      <w:bookmarkStart w:id="238" w:name="_Toc109920867"/>
      <w:r>
        <w:t>Neural Network Experiment</w:t>
      </w:r>
      <w:bookmarkEnd w:id="238"/>
    </w:p>
    <w:p w14:paraId="1663AFFF" w14:textId="4A324222"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w:t>
      </w:r>
      <w:del w:id="239" w:author="nate nate" w:date="2022-07-31T09:03:00Z">
        <w:r w:rsidDel="00383CF5">
          <w:delText xml:space="preserve">really </w:delText>
        </w:r>
      </w:del>
      <w:ins w:id="240" w:author="nate nate" w:date="2022-07-31T09:03:00Z">
        <w:r w:rsidR="00383CF5">
          <w:t>shal</w:t>
        </w:r>
      </w:ins>
      <w:r>
        <w:t xml:space="preserve">low values of 5 to 16 negatively impact accuracy. In this example, changing the activation functions </w:t>
      </w:r>
      <w:r>
        <w:lastRenderedPageBreak/>
        <w:t xml:space="preserve">(e.g., softmax to tan-h) creates more performance fluctuation than any other knob, with model accuracy ranging from 20 to 85%. </w:t>
      </w:r>
    </w:p>
    <w:p w14:paraId="479E6066" w14:textId="427E6B15" w:rsidR="00E72F1F" w:rsidRDefault="006D08A6" w:rsidP="006D08A6">
      <w:pPr>
        <w:pStyle w:val="Caption"/>
        <w:ind w:firstLine="0"/>
      </w:pPr>
      <w:bookmarkStart w:id="241" w:name="_Toc107430836"/>
      <w:r w:rsidRPr="00AD3A74">
        <w:rPr>
          <w:b/>
          <w:bCs/>
          <w:rPrChange w:id="242" w:author="nate nate" w:date="2022-07-31T08:40:00Z">
            <w:rPr/>
          </w:rPrChange>
        </w:rPr>
        <w:t xml:space="preserve">Figure </w:t>
      </w:r>
      <w:r w:rsidR="00000000" w:rsidRPr="00AD3A74">
        <w:rPr>
          <w:b/>
          <w:bCs/>
          <w:rPrChange w:id="243" w:author="nate nate" w:date="2022-07-31T08:40:00Z">
            <w:rPr/>
          </w:rPrChange>
        </w:rPr>
        <w:fldChar w:fldCharType="begin"/>
      </w:r>
      <w:r w:rsidR="00000000" w:rsidRPr="00AD3A74">
        <w:rPr>
          <w:b/>
          <w:bCs/>
          <w:rPrChange w:id="244" w:author="nate nate" w:date="2022-07-31T08:40:00Z">
            <w:rPr/>
          </w:rPrChange>
        </w:rPr>
        <w:instrText xml:space="preserve"> SEQ Figure \* ARABIC </w:instrText>
      </w:r>
      <w:r w:rsidR="00000000" w:rsidRPr="00AD3A74">
        <w:rPr>
          <w:b/>
          <w:bCs/>
          <w:rPrChange w:id="245" w:author="nate nate" w:date="2022-07-31T08:40:00Z">
            <w:rPr/>
          </w:rPrChange>
        </w:rPr>
        <w:fldChar w:fldCharType="separate"/>
      </w:r>
      <w:r w:rsidR="00B377C8" w:rsidRPr="00AD3A74">
        <w:rPr>
          <w:b/>
          <w:bCs/>
          <w:noProof/>
          <w:rPrChange w:id="246" w:author="nate nate" w:date="2022-07-31T08:40:00Z">
            <w:rPr>
              <w:noProof/>
            </w:rPr>
          </w:rPrChange>
        </w:rPr>
        <w:t>4</w:t>
      </w:r>
      <w:r w:rsidR="00000000" w:rsidRPr="00AD3A74">
        <w:rPr>
          <w:b/>
          <w:bCs/>
          <w:noProof/>
          <w:rPrChange w:id="247" w:author="nate nate" w:date="2022-07-31T08:40:00Z">
            <w:rPr>
              <w:noProof/>
            </w:rPr>
          </w:rPrChange>
        </w:rPr>
        <w:fldChar w:fldCharType="end"/>
      </w:r>
      <w:del w:id="248" w:author="nate nate" w:date="2022-07-31T08:40:00Z">
        <w:r w:rsidDel="00AD3A74">
          <w:delText xml:space="preserve"> </w:delText>
        </w:r>
      </w:del>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241"/>
    </w:p>
    <w:p w14:paraId="21E500CC" w14:textId="77777777" w:rsidR="00E72F1F" w:rsidRDefault="00E72F1F" w:rsidP="009C0CE1">
      <w:pPr>
        <w:pStyle w:val="Heading3"/>
        <w:ind w:firstLine="0"/>
      </w:pPr>
      <w:bookmarkStart w:id="249" w:name="_Toc109920868"/>
      <w:r>
        <w:t>Observations</w:t>
      </w:r>
      <w:bookmarkEnd w:id="249"/>
    </w:p>
    <w:p w14:paraId="695C607B" w14:textId="53E0720B" w:rsidR="00E72F1F" w:rsidRDefault="00E72F1F" w:rsidP="009C0CE1">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ins w:id="250" w:author="nate nate" w:date="2022-07-31T08:40:00Z">
        <w:r w:rsidR="00AD3A74">
          <w:t>for</w:t>
        </w:r>
      </w:ins>
      <w:del w:id="251" w:author="nate nate" w:date="2022-07-31T08:40:00Z">
        <w:r w:rsidDel="00AD3A74">
          <w:delText>of</w:delText>
        </w:r>
      </w:del>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w:t>
      </w:r>
      <w:r>
        <w:lastRenderedPageBreak/>
        <w:t>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252" w:name="_Toc109920869"/>
      <w:r>
        <w:t>How are neural networks evolving</w:t>
      </w:r>
      <w:bookmarkEnd w:id="252"/>
    </w:p>
    <w:p w14:paraId="7DFE4052" w14:textId="53A4A881"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trial and error experimentation</w:t>
      </w:r>
      <w:sdt>
        <w:sdtPr>
          <w:id w:val="-199317280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The research field has two eras, with the first being evolution of the artificial neural network (ANN) from 1989 to 2015. Then, the deep neural network (DNN) evolution became the primary </w:t>
      </w:r>
      <w:r>
        <w:lastRenderedPageBreak/>
        <w:t>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253" w:name="_Toc109920870"/>
      <w:r>
        <w:t>Artificial neural networks era</w:t>
      </w:r>
      <w:bookmarkEnd w:id="253"/>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3DE64CA2" w:rsidR="00383CF5" w:rsidRDefault="00E72F1F" w:rsidP="009C0CE1">
      <w:pPr>
        <w:rPr>
          <w:ins w:id="254" w:author="nate nate" w:date="2022-07-31T09:21:00Z"/>
        </w:rPr>
      </w:pPr>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sidR="00151A0D">
            <w:rPr>
              <w:noProof/>
            </w:rPr>
            <w:t xml:space="preserve"> (Meta AI, n.a.)</w:t>
          </w:r>
          <w:r>
            <w:fldChar w:fldCharType="end"/>
          </w:r>
        </w:sdtContent>
      </w:sdt>
      <w:r>
        <w:t>. Now, researchers choose Rectified Linear Unit (ReLU) as the most preferred industry-standard algorithm</w:t>
      </w:r>
      <w:sdt>
        <w:sdtPr>
          <w:id w:val="-294834486"/>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Several scenario-specific variations like Leaky ReLU aim to scale and retain negative values versus truncating them entirely.</w:t>
      </w:r>
    </w:p>
    <w:p w14:paraId="4716C1EF" w14:textId="77777777" w:rsidR="00383CF5" w:rsidRDefault="00383CF5">
      <w:pPr>
        <w:spacing w:line="259" w:lineRule="auto"/>
        <w:ind w:firstLine="0"/>
        <w:rPr>
          <w:ins w:id="255" w:author="nate nate" w:date="2022-07-31T09:21:00Z"/>
        </w:rPr>
      </w:pPr>
      <w:ins w:id="256" w:author="nate nate" w:date="2022-07-31T09:21:00Z">
        <w:r>
          <w:br w:type="page"/>
        </w:r>
      </w:ins>
    </w:p>
    <w:p w14:paraId="5DF29260" w14:textId="7B88D8AA" w:rsidR="00E72F1F" w:rsidDel="00383CF5" w:rsidRDefault="00E72F1F" w:rsidP="00383CF5">
      <w:pPr>
        <w:ind w:firstLine="0"/>
        <w:rPr>
          <w:del w:id="257" w:author="nate nate" w:date="2022-07-31T09:21:00Z"/>
        </w:rPr>
        <w:pPrChange w:id="258" w:author="nate nate" w:date="2022-07-31T09:21:00Z">
          <w:pPr/>
        </w:pPrChange>
      </w:pPr>
    </w:p>
    <w:p w14:paraId="2A01EA07" w14:textId="4A806882" w:rsidR="00551E59" w:rsidRPr="00551E59" w:rsidRDefault="00551E59" w:rsidP="00551E59">
      <w:pPr>
        <w:pStyle w:val="Caption"/>
        <w:ind w:firstLine="0"/>
        <w:rPr>
          <w:i/>
          <w:iCs w:val="0"/>
        </w:rPr>
      </w:pPr>
      <w:bookmarkStart w:id="259" w:name="_Toc107430913"/>
      <w:r w:rsidRPr="00AD3A74">
        <w:rPr>
          <w:b/>
          <w:bCs/>
          <w:rPrChange w:id="260" w:author="nate nate" w:date="2022-07-31T08:40:00Z">
            <w:rPr/>
          </w:rPrChange>
        </w:rPr>
        <w:t xml:space="preserve">Table </w:t>
      </w:r>
      <w:r w:rsidR="00000000" w:rsidRPr="00AD3A74">
        <w:rPr>
          <w:b/>
          <w:bCs/>
          <w:rPrChange w:id="261" w:author="nate nate" w:date="2022-07-31T08:40:00Z">
            <w:rPr/>
          </w:rPrChange>
        </w:rPr>
        <w:fldChar w:fldCharType="begin"/>
      </w:r>
      <w:r w:rsidR="00000000" w:rsidRPr="00AD3A74">
        <w:rPr>
          <w:b/>
          <w:bCs/>
          <w:rPrChange w:id="262" w:author="nate nate" w:date="2022-07-31T08:40:00Z">
            <w:rPr/>
          </w:rPrChange>
        </w:rPr>
        <w:instrText xml:space="preserve"> SEQ Table \* ARABIC </w:instrText>
      </w:r>
      <w:r w:rsidR="00000000" w:rsidRPr="00AD3A74">
        <w:rPr>
          <w:b/>
          <w:bCs/>
          <w:rPrChange w:id="263" w:author="nate nate" w:date="2022-07-31T08:40:00Z">
            <w:rPr/>
          </w:rPrChange>
        </w:rPr>
        <w:fldChar w:fldCharType="separate"/>
      </w:r>
      <w:ins w:id="264" w:author="nate nate" w:date="2022-07-31T08:51:00Z">
        <w:r w:rsidR="00A549E3">
          <w:rPr>
            <w:b/>
            <w:bCs/>
            <w:noProof/>
          </w:rPr>
          <w:t>4</w:t>
        </w:r>
      </w:ins>
      <w:del w:id="265" w:author="nate nate" w:date="2022-07-31T08:51:00Z">
        <w:r w:rsidR="00421FD7" w:rsidRPr="00AD3A74" w:rsidDel="00A549E3">
          <w:rPr>
            <w:b/>
            <w:bCs/>
            <w:noProof/>
            <w:rPrChange w:id="266" w:author="nate nate" w:date="2022-07-31T08:40:00Z">
              <w:rPr>
                <w:noProof/>
              </w:rPr>
            </w:rPrChange>
          </w:rPr>
          <w:delText>4</w:delText>
        </w:r>
      </w:del>
      <w:r w:rsidR="00000000" w:rsidRPr="00AD3A74">
        <w:rPr>
          <w:b/>
          <w:bCs/>
          <w:noProof/>
          <w:rPrChange w:id="267" w:author="nate nate" w:date="2022-07-31T08:40:00Z">
            <w:rPr>
              <w:noProof/>
            </w:rPr>
          </w:rPrChange>
        </w:rPr>
        <w:fldChar w:fldCharType="end"/>
      </w:r>
      <w:del w:id="268" w:author="nate nate" w:date="2022-07-31T08:40:00Z">
        <w:r w:rsidDel="00AD3A74">
          <w:delText xml:space="preserve"> </w:delText>
        </w:r>
      </w:del>
      <w:r>
        <w:br/>
      </w:r>
      <w:r w:rsidRPr="00551E59">
        <w:rPr>
          <w:i/>
          <w:iCs w:val="0"/>
        </w:rPr>
        <w:t>Activation Functions</w:t>
      </w:r>
      <w:bookmarkEnd w:id="259"/>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383CF5">
            <w:pPr>
              <w:ind w:firstLine="0"/>
              <w:pPrChange w:id="269" w:author="nate nate" w:date="2022-07-31T09:21:00Z">
                <w:pPr/>
              </w:pPrChange>
            </w:pPr>
            <w:r>
              <w:t>Activation Function</w:t>
            </w:r>
          </w:p>
        </w:tc>
        <w:tc>
          <w:tcPr>
            <w:tcW w:w="2790" w:type="dxa"/>
          </w:tcPr>
          <w:p w14:paraId="3E678E61"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0" w:author="nate nate" w:date="2022-07-31T09:21:00Z">
                <w:pPr>
                  <w:cnfStyle w:val="100000000000" w:firstRow="1" w:lastRow="0" w:firstColumn="0" w:lastColumn="0" w:oddVBand="0" w:evenVBand="0" w:oddHBand="0" w:evenHBand="0" w:firstRowFirstColumn="0" w:firstRowLastColumn="0" w:lastRowFirstColumn="0" w:lastRowLastColumn="0"/>
                </w:pPr>
              </w:pPrChange>
            </w:pPr>
            <w:r>
              <w:t>Formula</w:t>
            </w:r>
          </w:p>
        </w:tc>
        <w:tc>
          <w:tcPr>
            <w:tcW w:w="3865" w:type="dxa"/>
          </w:tcPr>
          <w:p w14:paraId="25CDED3E"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1" w:author="nate nate" w:date="2022-07-31T09:22:00Z">
                <w:pPr>
                  <w:cnfStyle w:val="100000000000" w:firstRow="1" w:lastRow="0" w:firstColumn="0" w:lastColumn="0" w:oddVBand="0" w:evenVBand="0" w:oddHBand="0" w:evenHBand="0" w:firstRowFirstColumn="0" w:firstRowLastColumn="0" w:lastRowFirstColumn="0" w:lastRowLastColumn="0"/>
                </w:pPr>
              </w:pPrChange>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383CF5">
            <w:pPr>
              <w:ind w:firstLine="0"/>
              <w:pPrChange w:id="272" w:author="nate nate" w:date="2022-07-31T09:22:00Z">
                <w:pPr/>
              </w:pPrChange>
            </w:pPr>
            <w:r>
              <w:t>Sigmoid</w:t>
            </w:r>
          </w:p>
        </w:tc>
        <w:tc>
          <w:tcPr>
            <w:tcW w:w="2790" w:type="dxa"/>
          </w:tcPr>
          <w:p w14:paraId="302D38F4"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3" w:author="nate nate" w:date="2022-07-31T09:22:00Z">
                <w:pPr>
                  <w:cnfStyle w:val="000000100000" w:firstRow="0" w:lastRow="0" w:firstColumn="0" w:lastColumn="0" w:oddVBand="0" w:evenVBand="0" w:oddHBand="1" w:evenHBand="0" w:firstRowFirstColumn="0" w:firstRowLastColumn="0" w:lastRowFirstColumn="0" w:lastRowLastColumn="0"/>
                </w:pPr>
              </w:pPrChange>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4" w:author="nate nate" w:date="2022-07-31T09:22:00Z">
                <w:pPr>
                  <w:cnfStyle w:val="000000100000" w:firstRow="0" w:lastRow="0" w:firstColumn="0" w:lastColumn="0" w:oddVBand="0" w:evenVBand="0" w:oddHBand="1" w:evenHBand="0" w:firstRowFirstColumn="0" w:firstRowLastColumn="0" w:lastRowFirstColumn="0" w:lastRowLastColumn="0"/>
                </w:pPr>
              </w:pPrChange>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383CF5">
            <w:pPr>
              <w:ind w:firstLine="0"/>
              <w:pPrChange w:id="275" w:author="nate nate" w:date="2022-07-31T09:22:00Z">
                <w:pPr/>
              </w:pPrChange>
            </w:pPr>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76" w:author="nate nate" w:date="2022-07-31T09:22:00Z">
                <w:pPr>
                  <w:cnfStyle w:val="000000000000" w:firstRow="0" w:lastRow="0" w:firstColumn="0" w:lastColumn="0" w:oddVBand="0" w:evenVBand="0" w:oddHBand="0" w:evenHBand="0" w:firstRowFirstColumn="0" w:firstRowLastColumn="0" w:lastRowFirstColumn="0" w:lastRowLastColumn="0"/>
                </w:pPr>
              </w:pPrChange>
            </w:pPr>
            <w:r>
              <w:t>A hyperbolic function that’s a ratio of sinh and cosh</w:t>
            </w:r>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383CF5">
            <w:pPr>
              <w:ind w:firstLine="0"/>
              <w:pPrChange w:id="277" w:author="nate nate" w:date="2022-07-31T09:22:00Z">
                <w:pPr/>
              </w:pPrChange>
            </w:pPr>
            <w:r>
              <w:t>ReLU</w:t>
            </w:r>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8" w:author="nate nate" w:date="2022-07-31T09:22:00Z">
                <w:pPr>
                  <w:cnfStyle w:val="000000100000" w:firstRow="0" w:lastRow="0" w:firstColumn="0" w:lastColumn="0" w:oddVBand="0" w:evenVBand="0" w:oddHBand="1" w:evenHBand="0" w:firstRowFirstColumn="0" w:firstRowLastColumn="0" w:lastRowFirstColumn="0" w:lastRowLastColumn="0"/>
                </w:pPr>
              </w:pPrChange>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383CF5">
            <w:pPr>
              <w:ind w:firstLine="0"/>
              <w:pPrChange w:id="279" w:author="nate nate" w:date="2022-07-31T09:22:00Z">
                <w:pPr/>
              </w:pPrChange>
            </w:pPr>
            <w:r>
              <w:t>Leaky ReLU</w:t>
            </w:r>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80" w:author="nate nate" w:date="2022-07-31T09:22:00Z">
                <w:pPr>
                  <w:cnfStyle w:val="000000000000" w:firstRow="0" w:lastRow="0" w:firstColumn="0" w:lastColumn="0" w:oddVBand="0" w:evenVBand="0" w:oddHBand="0" w:evenHBand="0" w:firstRowFirstColumn="0" w:firstRowLastColumn="0" w:lastRowFirstColumn="0" w:lastRowLastColumn="0"/>
                </w:pPr>
              </w:pPrChange>
            </w:pPr>
            <w:r>
              <w:t>An enhanced ReLU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281" w:name="_Toc109920871"/>
      <w:r>
        <w:t>Architecture generalization challenge</w:t>
      </w:r>
      <w:bookmarkEnd w:id="281"/>
    </w:p>
    <w:p w14:paraId="34C5DE3B" w14:textId="0FF8ED5A"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151A0D">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sidR="00151A0D">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del w:id="282" w:author="nate nate" w:date="2022-07-31T09:02:00Z">
        <w:r w:rsidDel="00383CF5">
          <w:delText>necessarily the global optimum</w:delText>
        </w:r>
      </w:del>
      <w:ins w:id="283" w:author="nate nate" w:date="2022-07-31T09:02:00Z">
        <w:r w:rsidR="00383CF5">
          <w:t>the global one</w:t>
        </w:r>
      </w:ins>
      <w:r>
        <w:t>. Genetic programming is an essential tool and recipient of significant scientific investment. Multiple dissertations could cover this topic, which is full of open problems.</w:t>
      </w:r>
    </w:p>
    <w:p w14:paraId="25EB5EFE" w14:textId="50198C9F" w:rsidR="00E72F1F" w:rsidRPr="0038007B" w:rsidRDefault="00E72F1F" w:rsidP="009C0CE1">
      <w:pPr>
        <w:rPr>
          <w:i/>
          <w:iCs/>
        </w:rPr>
      </w:pPr>
      <w:commentRangeStart w:id="284"/>
      <w:r w:rsidRPr="0038007B">
        <w:rPr>
          <w:i/>
          <w:iCs/>
        </w:rPr>
        <w:lastRenderedPageBreak/>
        <w:t xml:space="preserve">Insert a sequence diagram or something </w:t>
      </w:r>
      <w:del w:id="285" w:author="nate nate" w:date="2022-07-31T09:02:00Z">
        <w:r w:rsidRPr="0038007B" w:rsidDel="00383CF5">
          <w:rPr>
            <w:i/>
            <w:iCs/>
          </w:rPr>
          <w:delText>that demonstrates</w:delText>
        </w:r>
      </w:del>
      <w:ins w:id="286" w:author="nate nate" w:date="2022-07-31T09:02:00Z">
        <w:r w:rsidR="00383CF5">
          <w:rPr>
            <w:i/>
            <w:iCs/>
          </w:rPr>
          <w:t>demonstrating</w:t>
        </w:r>
      </w:ins>
      <w:r w:rsidRPr="0038007B">
        <w:rPr>
          <w:i/>
          <w:iCs/>
        </w:rPr>
        <w:t xml:space="preserve"> knowledge of this idea for interviews. That goes here.</w:t>
      </w:r>
      <w:commentRangeEnd w:id="284"/>
      <w:r w:rsidR="00383CF5">
        <w:rPr>
          <w:rStyle w:val="CommentReference"/>
          <w:rFonts w:eastAsia="Times New Roman" w:cs="Arial"/>
          <w:szCs w:val="20"/>
        </w:rPr>
        <w:commentReference w:id="284"/>
      </w:r>
    </w:p>
    <w:p w14:paraId="51A7FCC8" w14:textId="6C294E03" w:rsidR="00E72F1F" w:rsidRDefault="00E72F1F" w:rsidP="009C0CE1">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151A0D">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783A9A69" w:rsidR="00981175" w:rsidRPr="00981175" w:rsidRDefault="00981175" w:rsidP="00981175">
      <w:pPr>
        <w:pStyle w:val="Caption"/>
        <w:ind w:firstLine="0"/>
        <w:rPr>
          <w:i/>
          <w:iCs w:val="0"/>
        </w:rPr>
      </w:pPr>
      <w:bookmarkStart w:id="287" w:name="_Toc107430837"/>
      <w:r w:rsidRPr="00AD3A74">
        <w:rPr>
          <w:b/>
          <w:bCs/>
          <w:rPrChange w:id="288" w:author="nate nate" w:date="2022-07-31T08:41:00Z">
            <w:rPr/>
          </w:rPrChange>
        </w:rPr>
        <w:t xml:space="preserve">Figure </w:t>
      </w:r>
      <w:r w:rsidR="00000000" w:rsidRPr="00AD3A74">
        <w:rPr>
          <w:b/>
          <w:bCs/>
          <w:rPrChange w:id="289" w:author="nate nate" w:date="2022-07-31T08:41:00Z">
            <w:rPr/>
          </w:rPrChange>
        </w:rPr>
        <w:fldChar w:fldCharType="begin"/>
      </w:r>
      <w:r w:rsidR="00000000" w:rsidRPr="00AD3A74">
        <w:rPr>
          <w:b/>
          <w:bCs/>
          <w:rPrChange w:id="290" w:author="nate nate" w:date="2022-07-31T08:41:00Z">
            <w:rPr/>
          </w:rPrChange>
        </w:rPr>
        <w:instrText xml:space="preserve"> SEQ Figure \* ARABIC </w:instrText>
      </w:r>
      <w:r w:rsidR="00000000" w:rsidRPr="00AD3A74">
        <w:rPr>
          <w:b/>
          <w:bCs/>
          <w:rPrChange w:id="291" w:author="nate nate" w:date="2022-07-31T08:41:00Z">
            <w:rPr/>
          </w:rPrChange>
        </w:rPr>
        <w:fldChar w:fldCharType="separate"/>
      </w:r>
      <w:r w:rsidR="00B377C8" w:rsidRPr="00AD3A74">
        <w:rPr>
          <w:b/>
          <w:bCs/>
          <w:noProof/>
          <w:rPrChange w:id="292" w:author="nate nate" w:date="2022-07-31T08:41:00Z">
            <w:rPr>
              <w:noProof/>
            </w:rPr>
          </w:rPrChange>
        </w:rPr>
        <w:t>5</w:t>
      </w:r>
      <w:r w:rsidR="00000000" w:rsidRPr="00AD3A74">
        <w:rPr>
          <w:b/>
          <w:bCs/>
          <w:noProof/>
          <w:rPrChange w:id="293" w:author="nate nate" w:date="2022-07-31T08:41:00Z">
            <w:rPr>
              <w:noProof/>
            </w:rPr>
          </w:rPrChange>
        </w:rPr>
        <w:fldChar w:fldCharType="end"/>
      </w:r>
      <w:del w:id="294" w:author="nate nate" w:date="2022-07-31T08:41:00Z">
        <w:r w:rsidDel="00AD3A74">
          <w:delText xml:space="preserve"> </w:delText>
        </w:r>
      </w:del>
      <w:r>
        <w:br/>
      </w:r>
      <w:r w:rsidRPr="00981175">
        <w:rPr>
          <w:i/>
          <w:iCs w:val="0"/>
        </w:rPr>
        <w:t>Multi-dimensional convergence (Kim &amp; Cho, 2008, p. 1605)</w:t>
      </w:r>
      <w:bookmarkEnd w:id="287"/>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295" w:name="_Toc109920872"/>
      <w:r>
        <w:lastRenderedPageBreak/>
        <w:t>Deep learning era</w:t>
      </w:r>
      <w:bookmarkEnd w:id="295"/>
    </w:p>
    <w:p w14:paraId="3B747DBC" w14:textId="37669FD5" w:rsidR="00E72F1F" w:rsidRDefault="00E72F1F" w:rsidP="009C0CE1">
      <w:r>
        <w:t xml:space="preserve">Object detection and labeling tasks were some of the first problems </w:t>
      </w:r>
      <w:del w:id="296" w:author="nate nate" w:date="2022-07-31T09:02:00Z">
        <w:r w:rsidDel="00383CF5">
          <w:delText xml:space="preserve">in </w:delText>
        </w:r>
      </w:del>
      <w:r>
        <w:t>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In 2012, AlexNet incorporated graphic processing units (GPUs), reducing the error rate by 50% over previous CV architectures. Today, using GPUs over CPUs is table stakes and has opened the door to training across </w:t>
      </w:r>
      <w:commentRangeStart w:id="297"/>
      <w:r>
        <w:t>big data sets.</w:t>
      </w:r>
      <w:commentRangeEnd w:id="297"/>
      <w:r>
        <w:rPr>
          <w:rStyle w:val="CommentReference"/>
        </w:rPr>
        <w:commentReference w:id="297"/>
      </w:r>
    </w:p>
    <w:p w14:paraId="7F085701" w14:textId="3F59DEC8" w:rsidR="00E72F1F" w:rsidRDefault="00E72F1F" w:rsidP="009C0CE1">
      <w:commentRangeStart w:id="298"/>
      <w:r>
        <w:t xml:space="preserve">DNN </w:t>
      </w:r>
      <w:commentRangeEnd w:id="298"/>
      <w:r>
        <w:rPr>
          <w:rStyle w:val="CommentReference"/>
        </w:rPr>
        <w:commentReference w:id="298"/>
      </w:r>
      <w:r>
        <w:t>architectures contain multiple kernels, regularization, and hyperparameters</w:t>
      </w:r>
      <w:ins w:id="299" w:author="nate nate" w:date="2022-07-31T09:01:00Z">
        <w:r w:rsidR="00383CF5">
          <w:t>.</w:t>
        </w:r>
      </w:ins>
      <w:del w:id="300" w:author="nate nate" w:date="2022-07-31T09:01:00Z">
        <w:r w:rsidDel="00383CF5">
          <w:delText>,</w:delText>
        </w:r>
      </w:del>
      <w:r>
        <w:t xml:space="preserve"> </w:t>
      </w:r>
      <w:del w:id="301" w:author="nate nate" w:date="2022-07-31T09:01:00Z">
        <w:r w:rsidDel="00383CF5">
          <w:delText>and t</w:delText>
        </w:r>
      </w:del>
      <w:ins w:id="302" w:author="nate nate" w:date="2022-07-31T09:01:00Z">
        <w:r w:rsidR="00383CF5">
          <w:t>T</w:t>
        </w:r>
      </w:ins>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151A0D">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4C0CD20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303" w:name="_Toc109920873"/>
      <w:r>
        <w:t>How does intelligent agent modeling work</w:t>
      </w:r>
      <w:bookmarkEnd w:id="303"/>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w:t>
      </w:r>
      <w:r>
        <w:lastRenderedPageBreak/>
        <w:t xml:space="preserve">components rapidly in isolation. A similar idea exists with simulations that decompose the environment into multiple intelligent agents (see Table 4). </w:t>
      </w:r>
    </w:p>
    <w:p w14:paraId="7C96AC49" w14:textId="092BCBD3" w:rsidR="007F59F3" w:rsidRPr="007F59F3" w:rsidRDefault="007F59F3" w:rsidP="007F59F3">
      <w:pPr>
        <w:pStyle w:val="Caption"/>
        <w:ind w:firstLine="0"/>
        <w:rPr>
          <w:i/>
          <w:iCs w:val="0"/>
        </w:rPr>
      </w:pPr>
      <w:bookmarkStart w:id="304" w:name="_Toc107430914"/>
      <w:r w:rsidRPr="00383CF5">
        <w:rPr>
          <w:b/>
          <w:bCs/>
          <w:rPrChange w:id="305" w:author="nate nate" w:date="2022-07-31T09:01:00Z">
            <w:rPr/>
          </w:rPrChange>
        </w:rPr>
        <w:t xml:space="preserve">Table </w:t>
      </w:r>
      <w:r w:rsidR="00000000" w:rsidRPr="00383CF5">
        <w:rPr>
          <w:b/>
          <w:bCs/>
          <w:rPrChange w:id="306" w:author="nate nate" w:date="2022-07-31T09:01:00Z">
            <w:rPr/>
          </w:rPrChange>
        </w:rPr>
        <w:fldChar w:fldCharType="begin"/>
      </w:r>
      <w:r w:rsidR="00000000" w:rsidRPr="00383CF5">
        <w:rPr>
          <w:b/>
          <w:bCs/>
          <w:rPrChange w:id="307" w:author="nate nate" w:date="2022-07-31T09:01:00Z">
            <w:rPr/>
          </w:rPrChange>
        </w:rPr>
        <w:instrText xml:space="preserve"> SEQ Table \* ARABIC </w:instrText>
      </w:r>
      <w:r w:rsidR="00000000" w:rsidRPr="00383CF5">
        <w:rPr>
          <w:b/>
          <w:bCs/>
          <w:rPrChange w:id="308" w:author="nate nate" w:date="2022-07-31T09:01:00Z">
            <w:rPr/>
          </w:rPrChange>
        </w:rPr>
        <w:fldChar w:fldCharType="separate"/>
      </w:r>
      <w:r w:rsidR="00A549E3" w:rsidRPr="00383CF5">
        <w:rPr>
          <w:b/>
          <w:bCs/>
          <w:noProof/>
          <w:rPrChange w:id="309" w:author="nate nate" w:date="2022-07-31T09:01:00Z">
            <w:rPr>
              <w:noProof/>
            </w:rPr>
          </w:rPrChange>
        </w:rPr>
        <w:t>5</w:t>
      </w:r>
      <w:r w:rsidR="00000000" w:rsidRPr="00383CF5">
        <w:rPr>
          <w:b/>
          <w:bCs/>
          <w:noProof/>
          <w:rPrChange w:id="310" w:author="nate nate" w:date="2022-07-31T09:01:00Z">
            <w:rPr>
              <w:noProof/>
            </w:rPr>
          </w:rPrChange>
        </w:rPr>
        <w:fldChar w:fldCharType="end"/>
      </w:r>
      <w:del w:id="311" w:author="nate nate" w:date="2022-07-31T09:01:00Z">
        <w:r w:rsidRPr="00383CF5" w:rsidDel="00383CF5">
          <w:rPr>
            <w:b/>
            <w:bCs/>
            <w:rPrChange w:id="312" w:author="nate nate" w:date="2022-07-31T09:01:00Z">
              <w:rPr/>
            </w:rPrChange>
          </w:rPr>
          <w:delText xml:space="preserve"> </w:delText>
        </w:r>
      </w:del>
      <w:r w:rsidRPr="00383CF5">
        <w:rPr>
          <w:b/>
          <w:bCs/>
          <w:rPrChange w:id="313" w:author="nate nate" w:date="2022-07-31T09:01:00Z">
            <w:rPr/>
          </w:rPrChange>
        </w:rPr>
        <w:br/>
      </w:r>
      <w:r w:rsidRPr="007F59F3">
        <w:rPr>
          <w:i/>
          <w:iCs w:val="0"/>
        </w:rPr>
        <w:t>Principal Components</w:t>
      </w:r>
      <w:bookmarkEnd w:id="304"/>
    </w:p>
    <w:tbl>
      <w:tblPr>
        <w:tblStyle w:val="GridTable4"/>
        <w:tblW w:w="0" w:type="auto"/>
        <w:tblLook w:val="04A0" w:firstRow="1" w:lastRow="0" w:firstColumn="1" w:lastColumn="0" w:noHBand="0" w:noVBand="1"/>
      </w:tblPr>
      <w:tblGrid>
        <w:gridCol w:w="2065"/>
        <w:gridCol w:w="7285"/>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9545E1">
            <w:pPr>
              <w:ind w:firstLine="0"/>
              <w:pPrChange w:id="314" w:author="nate nate" w:date="2022-07-31T08:41:00Z">
                <w:pPr/>
              </w:pPrChange>
            </w:pPr>
            <w:r>
              <w:t>Aspect</w:t>
            </w:r>
          </w:p>
        </w:tc>
        <w:tc>
          <w:tcPr>
            <w:tcW w:w="7285" w:type="dxa"/>
          </w:tcPr>
          <w:p w14:paraId="4253FEC5" w14:textId="77777777" w:rsidR="00E72F1F" w:rsidRDefault="00E72F1F" w:rsidP="009545E1">
            <w:pPr>
              <w:ind w:firstLine="0"/>
              <w:cnfStyle w:val="100000000000" w:firstRow="1" w:lastRow="0" w:firstColumn="0" w:lastColumn="0" w:oddVBand="0" w:evenVBand="0" w:oddHBand="0" w:evenHBand="0" w:firstRowFirstColumn="0" w:firstRowLastColumn="0" w:lastRowFirstColumn="0" w:lastRowLastColumn="0"/>
              <w:pPrChange w:id="315" w:author="nate nate" w:date="2022-07-31T08:41:00Z">
                <w:pPr>
                  <w:cnfStyle w:val="100000000000" w:firstRow="1" w:lastRow="0" w:firstColumn="0" w:lastColumn="0" w:oddVBand="0" w:evenVBand="0" w:oddHBand="0" w:evenHBand="0" w:firstRowFirstColumn="0" w:firstRowLastColumn="0" w:lastRowFirstColumn="0" w:lastRowLastColumn="0"/>
                </w:pPr>
              </w:pPrChange>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AD3A74">
            <w:pPr>
              <w:ind w:firstLine="0"/>
              <w:pPrChange w:id="316" w:author="nate nate" w:date="2022-07-31T08:41:00Z">
                <w:pPr/>
              </w:pPrChange>
            </w:pPr>
            <w:r w:rsidRPr="00824A23">
              <w:t>Intelligence</w:t>
            </w:r>
          </w:p>
        </w:tc>
        <w:tc>
          <w:tcPr>
            <w:tcW w:w="7285" w:type="dxa"/>
          </w:tcPr>
          <w:p w14:paraId="3865C886"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17"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AD3A74">
            <w:pPr>
              <w:ind w:firstLine="0"/>
              <w:pPrChange w:id="318" w:author="nate nate" w:date="2022-07-31T08:41:00Z">
                <w:pPr/>
              </w:pPrChange>
            </w:pPr>
            <w:r>
              <w:t>Simulation</w:t>
            </w:r>
          </w:p>
        </w:tc>
        <w:tc>
          <w:tcPr>
            <w:tcW w:w="7285" w:type="dxa"/>
          </w:tcPr>
          <w:p w14:paraId="44384840"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19" w:author="nate nate" w:date="2022-07-31T08:41:00Z">
                <w:pPr>
                  <w:cnfStyle w:val="000000000000" w:firstRow="0" w:lastRow="0" w:firstColumn="0" w:lastColumn="0" w:oddVBand="0" w:evenVBand="0" w:oddHBand="0" w:evenHBand="0" w:firstRowFirstColumn="0" w:firstRowLastColumn="0" w:lastRowFirstColumn="0" w:lastRowLastColumn="0"/>
                </w:pPr>
              </w:pPrChange>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AD3A74">
            <w:pPr>
              <w:ind w:firstLine="0"/>
              <w:pPrChange w:id="320" w:author="nate nate" w:date="2022-07-31T08:41:00Z">
                <w:pPr/>
              </w:pPrChange>
            </w:pPr>
            <w:r>
              <w:t>Environment</w:t>
            </w:r>
          </w:p>
        </w:tc>
        <w:tc>
          <w:tcPr>
            <w:tcW w:w="7285" w:type="dxa"/>
          </w:tcPr>
          <w:p w14:paraId="4A0C056E"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1"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AD3A74">
            <w:pPr>
              <w:ind w:firstLine="0"/>
              <w:pPrChange w:id="322" w:author="nate nate" w:date="2022-07-31T08:41:00Z">
                <w:pPr/>
              </w:pPrChange>
            </w:pPr>
            <w:r w:rsidRPr="00824A23">
              <w:t>Agent</w:t>
            </w:r>
          </w:p>
        </w:tc>
        <w:tc>
          <w:tcPr>
            <w:tcW w:w="7285" w:type="dxa"/>
          </w:tcPr>
          <w:p w14:paraId="46777C47"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3" w:author="nate nate" w:date="2022-07-31T08:41:00Z">
                <w:pPr>
                  <w:cnfStyle w:val="000000000000" w:firstRow="0" w:lastRow="0" w:firstColumn="0" w:lastColumn="0" w:oddVBand="0" w:evenVBand="0" w:oddHBand="0" w:evenHBand="0" w:firstRowFirstColumn="0" w:firstRowLastColumn="0" w:lastRowFirstColumn="0" w:lastRowLastColumn="0"/>
                </w:pPr>
              </w:pPrChange>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AD3A74">
            <w:pPr>
              <w:ind w:firstLine="0"/>
              <w:pPrChange w:id="324" w:author="nate nate" w:date="2022-07-31T08:41:00Z">
                <w:pPr/>
              </w:pPrChange>
            </w:pPr>
            <w:r w:rsidRPr="00824A23">
              <w:t>Objective</w:t>
            </w:r>
          </w:p>
        </w:tc>
        <w:tc>
          <w:tcPr>
            <w:tcW w:w="7285" w:type="dxa"/>
          </w:tcPr>
          <w:p w14:paraId="2FF7474D"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5"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AD3A74">
            <w:pPr>
              <w:ind w:firstLine="0"/>
              <w:pPrChange w:id="326" w:author="nate nate" w:date="2022-07-31T08:41:00Z">
                <w:pPr/>
              </w:pPrChange>
            </w:pPr>
            <w:r w:rsidRPr="00824A23">
              <w:t>Tasks</w:t>
            </w:r>
          </w:p>
        </w:tc>
        <w:tc>
          <w:tcPr>
            <w:tcW w:w="7285" w:type="dxa"/>
          </w:tcPr>
          <w:p w14:paraId="7214F66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7"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AD3A74">
            <w:pPr>
              <w:ind w:firstLine="0"/>
              <w:pPrChange w:id="328" w:author="nate nate" w:date="2022-07-31T08:41:00Z">
                <w:pPr/>
              </w:pPrChange>
            </w:pPr>
            <w:r w:rsidRPr="00824A23">
              <w:t>Notification</w:t>
            </w:r>
          </w:p>
        </w:tc>
        <w:tc>
          <w:tcPr>
            <w:tcW w:w="7285" w:type="dxa"/>
          </w:tcPr>
          <w:p w14:paraId="2A612F12"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9" w:author="nate nate" w:date="2022-07-31T08:41:00Z">
                <w:pPr>
                  <w:cnfStyle w:val="000000100000" w:firstRow="0" w:lastRow="0" w:firstColumn="0" w:lastColumn="0" w:oddVBand="0" w:evenVBand="0" w:oddHBand="1" w:evenHBand="0" w:firstRowFirstColumn="0" w:firstRowLastColumn="0" w:lastRowFirstColumn="0" w:lastRowLastColumn="0"/>
                </w:pPr>
              </w:pPrChange>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AD3A74">
            <w:pPr>
              <w:ind w:firstLine="0"/>
              <w:pPrChange w:id="330" w:author="nate nate" w:date="2022-07-31T08:41:00Z">
                <w:pPr/>
              </w:pPrChange>
            </w:pPr>
            <w:r w:rsidRPr="00824A23">
              <w:t>Swarm</w:t>
            </w:r>
          </w:p>
        </w:tc>
        <w:tc>
          <w:tcPr>
            <w:tcW w:w="7285" w:type="dxa"/>
          </w:tcPr>
          <w:p w14:paraId="701A337E"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1" w:author="nate nate" w:date="2022-07-31T08:41:00Z">
                <w:pPr>
                  <w:cnfStyle w:val="000000000000" w:firstRow="0" w:lastRow="0" w:firstColumn="0" w:lastColumn="0" w:oddVBand="0" w:evenVBand="0" w:oddHBand="0" w:evenHBand="0" w:firstRowFirstColumn="0" w:firstRowLastColumn="0" w:lastRowFirstColumn="0" w:lastRowLastColumn="0"/>
                </w:pPr>
              </w:pPrChange>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AD3A74">
            <w:pPr>
              <w:ind w:firstLine="0"/>
              <w:pPrChange w:id="332" w:author="nate nate" w:date="2022-07-31T08:41:00Z">
                <w:pPr/>
              </w:pPrChange>
            </w:pPr>
            <w:r>
              <w:t>Choice</w:t>
            </w:r>
          </w:p>
        </w:tc>
        <w:tc>
          <w:tcPr>
            <w:tcW w:w="7285" w:type="dxa"/>
          </w:tcPr>
          <w:p w14:paraId="74CE3E2F"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33"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AD3A74">
            <w:pPr>
              <w:ind w:firstLine="0"/>
              <w:pPrChange w:id="334" w:author="nate nate" w:date="2022-07-31T08:41:00Z">
                <w:pPr/>
              </w:pPrChange>
            </w:pPr>
            <w:r>
              <w:t>Aggregate Choice</w:t>
            </w:r>
          </w:p>
        </w:tc>
        <w:tc>
          <w:tcPr>
            <w:tcW w:w="7285" w:type="dxa"/>
          </w:tcPr>
          <w:p w14:paraId="4DCC2BF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5"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net effect of multiple independent agent decisions</w:t>
            </w:r>
          </w:p>
        </w:tc>
      </w:tr>
    </w:tbl>
    <w:p w14:paraId="456069A6" w14:textId="77777777" w:rsidR="00E72F1F" w:rsidRPr="006327C6" w:rsidRDefault="00E72F1F" w:rsidP="009C0CE1"/>
    <w:p w14:paraId="1EC1D1CF" w14:textId="09718A95" w:rsidR="00E72F1F" w:rsidDel="00383CF5" w:rsidRDefault="00E72F1F" w:rsidP="009C0CE1">
      <w:pPr>
        <w:rPr>
          <w:del w:id="336" w:author="nate nate" w:date="2022-07-31T09:22:00Z"/>
        </w:rPr>
      </w:pPr>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151A0D">
            <w:rPr>
              <w:noProof/>
            </w:rPr>
            <w:t xml:space="preserve"> (Wilensky, 2014)</w:t>
          </w:r>
          <w:r>
            <w:fldChar w:fldCharType="end"/>
          </w:r>
        </w:sdtContent>
      </w:sdt>
      <w:r>
        <w:t xml:space="preserve">. Initially, the swarm fumbles around until it discovers a food source. After some time, the colony will divide across multiple honey pots and compare site values with neighboring peers. </w:t>
      </w:r>
      <w:r>
        <w:lastRenderedPageBreak/>
        <w:t>Eventually, the bees converge to the optimal configuration that provides the maximum food for the hive.</w:t>
      </w:r>
    </w:p>
    <w:p w14:paraId="1E41AEF9" w14:textId="77777777" w:rsidR="0005446B" w:rsidRDefault="0005446B" w:rsidP="00383CF5">
      <w:pPr>
        <w:pPrChange w:id="337" w:author="nate nate" w:date="2022-07-31T09:22:00Z">
          <w:pPr>
            <w:pStyle w:val="Caption"/>
            <w:ind w:firstLine="0"/>
          </w:pPr>
        </w:pPrChange>
      </w:pPr>
    </w:p>
    <w:p w14:paraId="0C9AB723" w14:textId="5D0195BC" w:rsidR="00E72F1F" w:rsidRPr="0005446B" w:rsidRDefault="0005446B" w:rsidP="0005446B">
      <w:pPr>
        <w:pStyle w:val="Caption"/>
        <w:ind w:firstLine="0"/>
        <w:rPr>
          <w:i/>
          <w:iCs w:val="0"/>
        </w:rPr>
      </w:pPr>
      <w:bookmarkStart w:id="338" w:name="_Toc107430838"/>
      <w:r w:rsidRPr="00AD3A74">
        <w:rPr>
          <w:b/>
          <w:bCs/>
          <w:rPrChange w:id="339" w:author="nate nate" w:date="2022-07-31T08:41:00Z">
            <w:rPr/>
          </w:rPrChange>
        </w:rPr>
        <w:t xml:space="preserve">Figure </w:t>
      </w:r>
      <w:r w:rsidR="00000000" w:rsidRPr="00AD3A74">
        <w:rPr>
          <w:b/>
          <w:bCs/>
          <w:rPrChange w:id="340" w:author="nate nate" w:date="2022-07-31T08:41:00Z">
            <w:rPr/>
          </w:rPrChange>
        </w:rPr>
        <w:fldChar w:fldCharType="begin"/>
      </w:r>
      <w:r w:rsidR="00000000" w:rsidRPr="00AD3A74">
        <w:rPr>
          <w:b/>
          <w:bCs/>
          <w:rPrChange w:id="341" w:author="nate nate" w:date="2022-07-31T08:41:00Z">
            <w:rPr/>
          </w:rPrChange>
        </w:rPr>
        <w:instrText xml:space="preserve"> SEQ Figure \* ARABIC </w:instrText>
      </w:r>
      <w:r w:rsidR="00000000" w:rsidRPr="00AD3A74">
        <w:rPr>
          <w:b/>
          <w:bCs/>
          <w:rPrChange w:id="342" w:author="nate nate" w:date="2022-07-31T08:41:00Z">
            <w:rPr/>
          </w:rPrChange>
        </w:rPr>
        <w:fldChar w:fldCharType="separate"/>
      </w:r>
      <w:r w:rsidR="00B377C8" w:rsidRPr="00AD3A74">
        <w:rPr>
          <w:b/>
          <w:bCs/>
          <w:noProof/>
          <w:rPrChange w:id="343" w:author="nate nate" w:date="2022-07-31T08:41:00Z">
            <w:rPr>
              <w:noProof/>
            </w:rPr>
          </w:rPrChange>
        </w:rPr>
        <w:t>6</w:t>
      </w:r>
      <w:r w:rsidR="00000000" w:rsidRPr="00AD3A74">
        <w:rPr>
          <w:b/>
          <w:bCs/>
          <w:noProof/>
          <w:rPrChange w:id="344" w:author="nate nate" w:date="2022-07-31T08:41:00Z">
            <w:rPr>
              <w:noProof/>
            </w:rPr>
          </w:rPrChange>
        </w:rPr>
        <w:fldChar w:fldCharType="end"/>
      </w:r>
      <w:del w:id="345" w:author="nate nate" w:date="2022-07-31T08:41:00Z">
        <w:r w:rsidDel="00AD3A74">
          <w:delText xml:space="preserve"> </w:delText>
        </w:r>
      </w:del>
      <w:r>
        <w:br/>
      </w:r>
      <w:r w:rsidRPr="0005446B">
        <w:rPr>
          <w:i/>
          <w:iCs w:val="0"/>
        </w:rPr>
        <w:t>BeeSmart Simulation (Wilensky, 2014)</w:t>
      </w:r>
      <w:bookmarkEnd w:id="338"/>
    </w:p>
    <w:p w14:paraId="26707163" w14:textId="77777777" w:rsidR="00E72F1F" w:rsidRDefault="00E72F1F" w:rsidP="00383CF5">
      <w:pPr>
        <w:ind w:firstLine="0"/>
        <w:pPrChange w:id="346" w:author="nate nate" w:date="2022-07-31T09:01:00Z">
          <w:pPr/>
        </w:pPrChange>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347" w:name="_Toc109920874"/>
      <w:r>
        <w:t>Genetic Algorithms (G.A.)</w:t>
      </w:r>
      <w:bookmarkEnd w:id="347"/>
    </w:p>
    <w:p w14:paraId="6FC230E9" w14:textId="48CA423A" w:rsidR="00E72F1F" w:rsidRDefault="00E72F1F" w:rsidP="009C0CE1">
      <w:r>
        <w:t xml:space="preserve">The Traveling Salesman is a classical graph puzzle that attempts to find the most efficient route through N-cities.  Even with ubiquitous access to cloud computing, enumerating through </w:t>
      </w:r>
      <w:r>
        <w:lastRenderedPageBreak/>
        <w:t xml:space="preserve">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Content>
          <w:r>
            <w:fldChar w:fldCharType="begin"/>
          </w:r>
          <w:r>
            <w:instrText xml:space="preserve"> CITATION Dar59 \l 1033 </w:instrText>
          </w:r>
          <w:r>
            <w:fldChar w:fldCharType="separate"/>
          </w:r>
          <w:r w:rsidR="00151A0D">
            <w:rPr>
              <w:noProof/>
            </w:rPr>
            <w:t xml:space="preserve"> (Darwin, 1859)</w:t>
          </w:r>
          <w:r>
            <w:fldChar w:fldCharType="end"/>
          </w:r>
        </w:sdtContent>
      </w:sdt>
      <w:r>
        <w:t>. Computers can replicate this model through Genetic Algorithms to converge on optimal configurations (see Figure 2).</w:t>
      </w:r>
    </w:p>
    <w:p w14:paraId="6B45BEBA" w14:textId="5574F7C3" w:rsidR="000B5810" w:rsidRPr="000B5810" w:rsidRDefault="000B5810" w:rsidP="000B5810">
      <w:pPr>
        <w:pStyle w:val="Caption"/>
        <w:ind w:firstLine="0"/>
      </w:pPr>
      <w:bookmarkStart w:id="348" w:name="_Toc107430839"/>
      <w:r w:rsidRPr="00BD4565">
        <w:rPr>
          <w:b/>
          <w:bCs/>
          <w:rPrChange w:id="349" w:author="nate nate" w:date="2022-07-31T08:41:00Z">
            <w:rPr/>
          </w:rPrChange>
        </w:rPr>
        <w:t xml:space="preserve">Figure </w:t>
      </w:r>
      <w:r w:rsidR="00000000" w:rsidRPr="00BD4565">
        <w:rPr>
          <w:b/>
          <w:bCs/>
          <w:rPrChange w:id="350" w:author="nate nate" w:date="2022-07-31T08:41:00Z">
            <w:rPr/>
          </w:rPrChange>
        </w:rPr>
        <w:fldChar w:fldCharType="begin"/>
      </w:r>
      <w:r w:rsidR="00000000" w:rsidRPr="00BD4565">
        <w:rPr>
          <w:b/>
          <w:bCs/>
          <w:rPrChange w:id="351" w:author="nate nate" w:date="2022-07-31T08:41:00Z">
            <w:rPr/>
          </w:rPrChange>
        </w:rPr>
        <w:instrText xml:space="preserve"> SEQ Figure \* ARABIC </w:instrText>
      </w:r>
      <w:r w:rsidR="00000000" w:rsidRPr="00BD4565">
        <w:rPr>
          <w:b/>
          <w:bCs/>
          <w:rPrChange w:id="352" w:author="nate nate" w:date="2022-07-31T08:41:00Z">
            <w:rPr/>
          </w:rPrChange>
        </w:rPr>
        <w:fldChar w:fldCharType="separate"/>
      </w:r>
      <w:r w:rsidR="00B377C8" w:rsidRPr="00BD4565">
        <w:rPr>
          <w:b/>
          <w:bCs/>
          <w:noProof/>
          <w:rPrChange w:id="353" w:author="nate nate" w:date="2022-07-31T08:41:00Z">
            <w:rPr>
              <w:noProof/>
            </w:rPr>
          </w:rPrChange>
        </w:rPr>
        <w:t>7</w:t>
      </w:r>
      <w:r w:rsidR="00000000" w:rsidRPr="00BD4565">
        <w:rPr>
          <w:b/>
          <w:bCs/>
          <w:noProof/>
          <w:rPrChange w:id="354" w:author="nate nate" w:date="2022-07-31T08:41:00Z">
            <w:rPr>
              <w:noProof/>
            </w:rPr>
          </w:rPrChange>
        </w:rPr>
        <w:fldChar w:fldCharType="end"/>
      </w:r>
      <w:del w:id="355" w:author="nate nate" w:date="2022-07-31T08:41:00Z">
        <w:r w:rsidDel="00BD4565">
          <w:delText xml:space="preserve"> </w:delText>
        </w:r>
      </w:del>
      <w:r>
        <w:br/>
      </w:r>
      <w:r w:rsidRPr="000B5810">
        <w:rPr>
          <w:i/>
          <w:iCs w:val="0"/>
        </w:rPr>
        <w:t>Genetic Algorithm Process</w:t>
      </w:r>
      <w:bookmarkEnd w:id="348"/>
    </w:p>
    <w:p w14:paraId="024DAA35" w14:textId="77777777" w:rsidR="00E72F1F" w:rsidRPr="00B926E5" w:rsidRDefault="00E72F1F" w:rsidP="000B5810">
      <w:pPr>
        <w:ind w:firstLine="0"/>
      </w:pPr>
      <w:r>
        <w:rPr>
          <w:noProof/>
        </w:rPr>
        <w:drawing>
          <wp:inline distT="0" distB="0" distL="0" distR="0" wp14:anchorId="7A2CA362" wp14:editId="2D4D2CAE">
            <wp:extent cx="5381625" cy="4587601"/>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504426" cy="4692283"/>
                    </a:xfrm>
                    <a:prstGeom prst="rect">
                      <a:avLst/>
                    </a:prstGeom>
                  </pic:spPr>
                </pic:pic>
              </a:graphicData>
            </a:graphic>
          </wp:inline>
        </w:drawing>
      </w:r>
    </w:p>
    <w:p w14:paraId="78876A8C" w14:textId="2CAFAA29" w:rsidR="00E72F1F" w:rsidRDefault="00E72F1F" w:rsidP="009C0CE1">
      <w:r>
        <w:lastRenderedPageBreak/>
        <w:t>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cross-breeding and mutation process mixes features from the fittest 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356" w:name="_Toc109920875"/>
      <w:r>
        <w:t>Multi-Level Agent-Based Modeling (ML-ABM)</w:t>
      </w:r>
      <w:bookmarkEnd w:id="356"/>
    </w:p>
    <w:p w14:paraId="33887420" w14:textId="70F57516" w:rsidR="00E72F1F" w:rsidRDefault="00E72F1F" w:rsidP="009C0CE1">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151A0D">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4E932E7D" w14:textId="77777777" w:rsidR="00E72F1F" w:rsidRDefault="00E72F1F" w:rsidP="009C0CE1">
      <w:pPr>
        <w:pStyle w:val="Heading2"/>
        <w:ind w:firstLine="0"/>
      </w:pPr>
      <w:bookmarkStart w:id="357" w:name="_Toc109920876"/>
      <w:r>
        <w:lastRenderedPageBreak/>
        <w:t>How does neural network training work</w:t>
      </w:r>
      <w:bookmarkEnd w:id="357"/>
    </w:p>
    <w:p w14:paraId="7F6B507E" w14:textId="230EEB6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Backpropagation is a mathematical procedure that compares the expected versus actual outputs. Next, it calculates 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358" w:name="_Toc109920877"/>
      <w:r>
        <w:t xml:space="preserve">How are they scaling to millions of </w:t>
      </w:r>
      <w:commentRangeStart w:id="359"/>
      <w:r>
        <w:t>parameters</w:t>
      </w:r>
      <w:commentRangeEnd w:id="359"/>
      <w:r>
        <w:rPr>
          <w:rStyle w:val="CommentReference"/>
          <w:b w:val="0"/>
        </w:rPr>
        <w:commentReference w:id="359"/>
      </w:r>
      <w:bookmarkEnd w:id="358"/>
    </w:p>
    <w:p w14:paraId="23A1D679" w14:textId="3645E710" w:rsidR="00E72F1F" w:rsidRDefault="00E72F1F" w:rsidP="009C0CE1">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sidR="00151A0D">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12ADA20C" w14:textId="77777777" w:rsidR="00E72F1F" w:rsidRDefault="00E72F1F" w:rsidP="009C0CE1">
      <w:r>
        <w:t>Google DeepMind (</w:t>
      </w:r>
      <w:commentRangeStart w:id="360"/>
      <w:r>
        <w:t>2018</w:t>
      </w:r>
      <w:commentRangeEnd w:id="360"/>
      <w:r>
        <w:rPr>
          <w:rStyle w:val="CommentReference"/>
        </w:rPr>
        <w:commentReference w:id="36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361"/>
      <w:r>
        <w:t>model</w:t>
      </w:r>
      <w:commentRangeEnd w:id="361"/>
      <w:r>
        <w:rPr>
          <w:rStyle w:val="CommentReference"/>
        </w:rPr>
        <w:commentReference w:id="361"/>
      </w:r>
      <w:r>
        <w:t>.</w:t>
      </w:r>
    </w:p>
    <w:p w14:paraId="2A2E61C7" w14:textId="77777777" w:rsidR="00E72F1F" w:rsidRDefault="00E72F1F" w:rsidP="009C0CE1">
      <w:pPr>
        <w:pStyle w:val="Heading3"/>
        <w:ind w:firstLine="0"/>
      </w:pPr>
      <w:bookmarkStart w:id="362" w:name="_Toc109920878"/>
      <w:r>
        <w:lastRenderedPageBreak/>
        <w:t>Modern scalability challenges</w:t>
      </w:r>
      <w:bookmarkEnd w:id="362"/>
    </w:p>
    <w:p w14:paraId="5069EAB4" w14:textId="1AC70D7C"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151A0D">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sidR="00151A0D">
            <w:rPr>
              <w:noProof/>
            </w:rPr>
            <w:t xml:space="preserve"> (Fedus, Zoph, &amp; Shazeer, 2022)</w:t>
          </w:r>
          <w:r>
            <w:fldChar w:fldCharType="end"/>
          </w:r>
        </w:sdtContent>
      </w:sdt>
      <w:r>
        <w:t>. This exponential parameter growth is likely to continue into the foreseeable future.</w:t>
      </w:r>
    </w:p>
    <w:p w14:paraId="0A5DEC50" w14:textId="5F70623D"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363" w:name="_Toc109920879"/>
      <w:r>
        <w:lastRenderedPageBreak/>
        <w:t>Fault-</w:t>
      </w:r>
      <w:commentRangeStart w:id="364"/>
      <w:r>
        <w:t>tolerant</w:t>
      </w:r>
      <w:commentRangeEnd w:id="364"/>
      <w:r>
        <w:rPr>
          <w:rStyle w:val="CommentReference"/>
          <w:b w:val="0"/>
          <w:i w:val="0"/>
        </w:rPr>
        <w:commentReference w:id="364"/>
      </w:r>
      <w:r>
        <w:t xml:space="preserve"> design requirements</w:t>
      </w:r>
      <w:bookmarkEnd w:id="363"/>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7B24AB5D" w:rsidR="00E72F1F" w:rsidRDefault="00E72F1F" w:rsidP="009C0CE1">
      <w:r w:rsidRPr="00F3396D">
        <w:rPr>
          <w:b/>
          <w:bCs/>
        </w:rPr>
        <w:t xml:space="preserve">Influence of Hierarchy. </w:t>
      </w:r>
      <w:r>
        <w:rPr>
          <w:b/>
          <w:bCs/>
        </w:rPr>
        <w:t xml:space="preserve"> </w:t>
      </w:r>
      <w:r>
        <w:t>Generally speaking, there are two mechanisms for modeling distributed systems, lists</w:t>
      </w:r>
      <w:ins w:id="365" w:author="nate nate" w:date="2022-07-31T08:42:00Z">
        <w:r w:rsidR="00BD4565">
          <w:t>,</w:t>
        </w:r>
      </w:ins>
      <w:r>
        <w:t xml:space="preserve">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w:t>
      </w:r>
      <w:del w:id="366" w:author="nate nate" w:date="2022-07-31T09:00:00Z">
        <w:r w:rsidDel="00383CF5">
          <w:delText>,</w:delText>
        </w:r>
      </w:del>
      <w:r>
        <w:t xml:space="preserve"> because its simple flat list structure is </w:t>
      </w:r>
      <w:r w:rsidRPr="002E1953">
        <w:rPr>
          <w:i/>
        </w:rPr>
        <w:t>globalized</w:t>
      </w:r>
      <w:r>
        <w:t xml:space="preserve">. In contrast, DNS has multiple subdomains, with each subdomain owned by heterogeneous service providers. Since each subdomain holds a specific set of children, read and write operations can be </w:t>
      </w:r>
      <w:r w:rsidRPr="002E1953">
        <w:rPr>
          <w:i/>
        </w:rPr>
        <w:t>localized</w:t>
      </w:r>
      <w:r>
        <w:t>.</w:t>
      </w:r>
    </w:p>
    <w:p w14:paraId="1E1D3E85" w14:textId="244E78FD"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151A0D">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A7CC046"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151A0D">
            <w:rPr>
              <w:noProof/>
            </w:rPr>
            <w:t xml:space="preserve"> (Chen &amp; Curtmola, 2017)</w:t>
          </w:r>
          <w:r>
            <w:fldChar w:fldCharType="end"/>
          </w:r>
        </w:sdtContent>
      </w:sdt>
      <w:r>
        <w:t xml:space="preserve">. The time necessary to perform that repair operation is proportional to the size of each block and the system’s ability to scale the </w:t>
      </w:r>
      <w:r>
        <w:lastRenderedPageBreak/>
        <w:t>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4CDAFA94" w14:textId="604F5B48" w:rsidR="00E72F1F" w:rsidDel="00BD4565" w:rsidRDefault="00E72F1F" w:rsidP="000E7F9A">
      <w:pPr>
        <w:pStyle w:val="Caption"/>
        <w:ind w:firstLine="0"/>
        <w:rPr>
          <w:del w:id="367" w:author="nate nate" w:date="2022-07-31T08:42:00Z"/>
        </w:rPr>
      </w:pPr>
      <w:del w:id="368" w:author="nate nate" w:date="2022-07-31T08:42:00Z">
        <w:r w:rsidRPr="00B55F4B" w:rsidDel="00BD4565">
          <w:delText xml:space="preserve">Table </w:delText>
        </w:r>
        <w:r w:rsidDel="00BD4565">
          <w:delText>5</w:delText>
        </w:r>
        <w:r w:rsidRPr="00B55F4B" w:rsidDel="00BD4565">
          <w:delText xml:space="preserve">: </w:delText>
        </w:r>
        <w:r w:rsidR="00113FD4" w:rsidRPr="00B55F4B" w:rsidDel="00BD4565">
          <w:delText>Mean Time to Recover</w:delText>
        </w:r>
      </w:del>
    </w:p>
    <w:p w14:paraId="2FEABCED" w14:textId="173A8ADE" w:rsidR="00113FD4" w:rsidRPr="00113FD4" w:rsidRDefault="00113FD4" w:rsidP="00113FD4">
      <w:pPr>
        <w:pStyle w:val="Caption"/>
        <w:ind w:firstLine="0"/>
        <w:rPr>
          <w:i/>
          <w:iCs w:val="0"/>
        </w:rPr>
      </w:pPr>
      <w:bookmarkStart w:id="369" w:name="_Toc107430915"/>
      <w:r w:rsidRPr="00BD4565">
        <w:rPr>
          <w:b/>
          <w:bCs/>
          <w:rPrChange w:id="370" w:author="nate nate" w:date="2022-07-31T08:42:00Z">
            <w:rPr/>
          </w:rPrChange>
        </w:rPr>
        <w:t xml:space="preserve">Table </w:t>
      </w:r>
      <w:r w:rsidR="00000000" w:rsidRPr="00BD4565">
        <w:rPr>
          <w:b/>
          <w:bCs/>
          <w:rPrChange w:id="371" w:author="nate nate" w:date="2022-07-31T08:42:00Z">
            <w:rPr/>
          </w:rPrChange>
        </w:rPr>
        <w:fldChar w:fldCharType="begin"/>
      </w:r>
      <w:r w:rsidR="00000000" w:rsidRPr="00BD4565">
        <w:rPr>
          <w:b/>
          <w:bCs/>
          <w:rPrChange w:id="372" w:author="nate nate" w:date="2022-07-31T08:42:00Z">
            <w:rPr/>
          </w:rPrChange>
        </w:rPr>
        <w:instrText xml:space="preserve"> SEQ Table \* ARABIC </w:instrText>
      </w:r>
      <w:r w:rsidR="00000000" w:rsidRPr="00BD4565">
        <w:rPr>
          <w:b/>
          <w:bCs/>
          <w:rPrChange w:id="373" w:author="nate nate" w:date="2022-07-31T08:42:00Z">
            <w:rPr/>
          </w:rPrChange>
        </w:rPr>
        <w:fldChar w:fldCharType="separate"/>
      </w:r>
      <w:ins w:id="374" w:author="nate nate" w:date="2022-07-31T08:51:00Z">
        <w:r w:rsidR="00A549E3">
          <w:rPr>
            <w:b/>
            <w:bCs/>
            <w:noProof/>
          </w:rPr>
          <w:t>6</w:t>
        </w:r>
      </w:ins>
      <w:del w:id="375" w:author="nate nate" w:date="2022-07-31T08:51:00Z">
        <w:r w:rsidR="00421FD7" w:rsidRPr="00BD4565" w:rsidDel="00A549E3">
          <w:rPr>
            <w:b/>
            <w:bCs/>
            <w:noProof/>
            <w:rPrChange w:id="376" w:author="nate nate" w:date="2022-07-31T08:42:00Z">
              <w:rPr>
                <w:noProof/>
              </w:rPr>
            </w:rPrChange>
          </w:rPr>
          <w:delText>6</w:delText>
        </w:r>
      </w:del>
      <w:r w:rsidR="00000000" w:rsidRPr="00BD4565">
        <w:rPr>
          <w:b/>
          <w:bCs/>
          <w:noProof/>
          <w:rPrChange w:id="377" w:author="nate nate" w:date="2022-07-31T08:42:00Z">
            <w:rPr>
              <w:noProof/>
            </w:rPr>
          </w:rPrChange>
        </w:rPr>
        <w:fldChar w:fldCharType="end"/>
      </w:r>
      <w:r w:rsidRPr="00BD4565">
        <w:rPr>
          <w:b/>
          <w:bCs/>
          <w:rPrChange w:id="378" w:author="nate nate" w:date="2022-07-31T08:42:00Z">
            <w:rPr/>
          </w:rPrChange>
        </w:rPr>
        <w:t xml:space="preserve"> </w:t>
      </w:r>
      <w:r>
        <w:br/>
      </w:r>
      <w:r w:rsidRPr="00113FD4">
        <w:rPr>
          <w:i/>
          <w:iCs w:val="0"/>
        </w:rPr>
        <w:t>Mean Time to Recover</w:t>
      </w:r>
      <w:bookmarkEnd w:id="369"/>
    </w:p>
    <w:tbl>
      <w:tblPr>
        <w:tblStyle w:val="GridTable1Light"/>
        <w:tblW w:w="5480" w:type="dxa"/>
        <w:jc w:val="center"/>
        <w:tblLook w:val="04A0" w:firstRow="1" w:lastRow="0" w:firstColumn="1" w:lastColumn="0" w:noHBand="0" w:noVBand="1"/>
      </w:tblPr>
      <w:tblGrid>
        <w:gridCol w:w="1500"/>
        <w:gridCol w:w="1527"/>
        <w:gridCol w:w="1416"/>
        <w:gridCol w:w="1476"/>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79" w:author="nate nate" w:date="2022-07-31T08:43:00Z">
                <w:pPr>
                  <w:cnfStyle w:val="000000000000" w:firstRow="0" w:lastRow="0" w:firstColumn="0" w:lastColumn="0" w:oddVBand="0" w:evenVBand="0" w:oddHBand="0" w:evenHBand="0" w:firstRowFirstColumn="0" w:firstRowLastColumn="0" w:lastRowFirstColumn="0" w:lastRowLastColumn="0"/>
                </w:pPr>
              </w:pPrChange>
            </w:pPr>
            <w:r>
              <w:t>Virtual</w:t>
            </w:r>
            <w:r w:rsidRPr="00B55F4B">
              <w:t xml:space="preserve"> Peers</w:t>
            </w:r>
          </w:p>
        </w:tc>
        <w:tc>
          <w:tcPr>
            <w:tcW w:w="1393" w:type="dxa"/>
            <w:noWrap/>
            <w:hideMark/>
          </w:tcPr>
          <w:p w14:paraId="184C5CD5"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0"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Num Blocks</w:t>
            </w:r>
          </w:p>
        </w:tc>
        <w:tc>
          <w:tcPr>
            <w:tcW w:w="1060" w:type="dxa"/>
            <w:noWrap/>
            <w:hideMark/>
          </w:tcPr>
          <w:p w14:paraId="44921F76" w14:textId="4ADFC68F"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1"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MTTR (s</w:t>
            </w:r>
            <w:ins w:id="382" w:author="nate nate" w:date="2022-07-31T08:43:00Z">
              <w:r w:rsidR="00BD4565">
                <w:t>econds</w:t>
              </w:r>
            </w:ins>
            <w:r w:rsidRPr="00B55F4B">
              <w:t>)</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003A1328" w:rsidR="00E72F1F" w:rsidRPr="009556FE" w:rsidRDefault="00E72F1F" w:rsidP="009C0CE1">
      <w:pPr>
        <w:rPr>
          <w:i/>
        </w:rPr>
      </w:pPr>
      <w:r w:rsidRPr="00F3396D">
        <w:rPr>
          <w:b/>
          <w:bCs/>
        </w:rPr>
        <w:lastRenderedPageBreak/>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del w:id="383" w:author="nate nate" w:date="2022-07-31T09:00:00Z">
        <w:r w:rsidDel="00383CF5">
          <w:delText>need to</w:delText>
        </w:r>
      </w:del>
      <w:ins w:id="384" w:author="nate nate" w:date="2022-07-31T09:00:00Z">
        <w:r w:rsidR="00383CF5">
          <w:t>must</w:t>
        </w:r>
      </w:ins>
      <w:r>
        <w:t xml:space="preserve"> optimize </w:t>
      </w:r>
      <w:ins w:id="385" w:author="nate nate" w:date="2022-07-31T09:00:00Z">
        <w:r w:rsidR="00383CF5">
          <w:t xml:space="preserve">scenario-specific goals </w:t>
        </w:r>
      </w:ins>
      <w:del w:id="386" w:author="nate nate" w:date="2022-07-31T09:00:00Z">
        <w:r w:rsidDel="00383CF5">
          <w:delText xml:space="preserve">different </w:delText>
        </w:r>
      </w:del>
      <w:ins w:id="387" w:author="nate nate" w:date="2022-07-31T09:00:00Z">
        <w:r w:rsidR="00383CF5">
          <w:t xml:space="preserve">and </w:t>
        </w:r>
      </w:ins>
      <w:r>
        <w:t>metrics, such as more consistent response time, and choose completely different behaviors.</w:t>
      </w:r>
    </w:p>
    <w:p w14:paraId="5A2BB84E" w14:textId="56F337FE" w:rsidR="00E72F1F" w:rsidRDefault="00E72F1F" w:rsidP="009C0CE1">
      <w:r w:rsidRPr="00F3396D">
        <w:rPr>
          <w:b/>
          <w:bCs/>
        </w:rPr>
        <w:t>Influence of Geo-Redundancy</w:t>
      </w:r>
      <w:r>
        <w:t>. Cloud Service Providers (CSP) allow</w:t>
      </w:r>
      <w:ins w:id="388" w:author="nate nate" w:date="2022-07-31T08:43:00Z">
        <w:r w:rsidR="00BD4565">
          <w:t>s</w:t>
        </w:r>
      </w:ins>
      <w:r>
        <w:t xml:space="preserve">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location-aware Canolical Naming Service (CNAME). That system can consider latency and other metrics, like the proposed Fail-Over Group solution.</w:t>
      </w:r>
    </w:p>
    <w:p w14:paraId="5D1574D3" w14:textId="2A75C8B3" w:rsidR="00E72F1F" w:rsidRDefault="00E431EF" w:rsidP="00E431EF">
      <w:pPr>
        <w:pStyle w:val="Caption"/>
        <w:ind w:firstLine="0"/>
      </w:pPr>
      <w:bookmarkStart w:id="389" w:name="_Toc107430840"/>
      <w:r w:rsidRPr="00BD4565">
        <w:rPr>
          <w:b/>
          <w:bCs/>
          <w:rPrChange w:id="390" w:author="nate nate" w:date="2022-07-31T08:43:00Z">
            <w:rPr/>
          </w:rPrChange>
        </w:rPr>
        <w:lastRenderedPageBreak/>
        <w:t xml:space="preserve">Figure </w:t>
      </w:r>
      <w:r w:rsidR="00000000" w:rsidRPr="00BD4565">
        <w:rPr>
          <w:b/>
          <w:bCs/>
          <w:rPrChange w:id="391" w:author="nate nate" w:date="2022-07-31T08:43:00Z">
            <w:rPr/>
          </w:rPrChange>
        </w:rPr>
        <w:fldChar w:fldCharType="begin"/>
      </w:r>
      <w:r w:rsidR="00000000" w:rsidRPr="00BD4565">
        <w:rPr>
          <w:b/>
          <w:bCs/>
          <w:rPrChange w:id="392" w:author="nate nate" w:date="2022-07-31T08:43:00Z">
            <w:rPr/>
          </w:rPrChange>
        </w:rPr>
        <w:instrText xml:space="preserve"> SEQ Figure \* ARABIC </w:instrText>
      </w:r>
      <w:r w:rsidR="00000000" w:rsidRPr="00BD4565">
        <w:rPr>
          <w:b/>
          <w:bCs/>
          <w:rPrChange w:id="393" w:author="nate nate" w:date="2022-07-31T08:43:00Z">
            <w:rPr/>
          </w:rPrChange>
        </w:rPr>
        <w:fldChar w:fldCharType="separate"/>
      </w:r>
      <w:r w:rsidR="00B377C8" w:rsidRPr="00BD4565">
        <w:rPr>
          <w:b/>
          <w:bCs/>
          <w:noProof/>
          <w:rPrChange w:id="394" w:author="nate nate" w:date="2022-07-31T08:43:00Z">
            <w:rPr>
              <w:noProof/>
            </w:rPr>
          </w:rPrChange>
        </w:rPr>
        <w:t>8</w:t>
      </w:r>
      <w:r w:rsidR="00000000" w:rsidRPr="00BD4565">
        <w:rPr>
          <w:b/>
          <w:bCs/>
          <w:noProof/>
          <w:rPrChange w:id="395" w:author="nate nate" w:date="2022-07-31T08:43:00Z">
            <w:rPr>
              <w:noProof/>
            </w:rPr>
          </w:rPrChange>
        </w:rPr>
        <w:fldChar w:fldCharType="end"/>
      </w:r>
      <w:r>
        <w:br/>
      </w:r>
      <w:r w:rsidRPr="00E431EF">
        <w:rPr>
          <w:i/>
          <w:iCs w:val="0"/>
        </w:rPr>
        <w:t>Multi-Region Deployment</w:t>
      </w:r>
      <w:r>
        <w:rPr>
          <w:i/>
          <w:iCs w:val="0"/>
        </w:rPr>
        <w:br/>
      </w:r>
      <w:r w:rsidR="00E72F1F">
        <w:rPr>
          <w:noProof/>
        </w:rPr>
        <w:drawing>
          <wp:inline distT="0" distB="0" distL="0" distR="0" wp14:anchorId="0E27238E" wp14:editId="7D182736">
            <wp:extent cx="4295775" cy="3425147"/>
            <wp:effectExtent l="0" t="0" r="0" b="4445"/>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443879" cy="3543234"/>
                    </a:xfrm>
                    <a:prstGeom prst="rect">
                      <a:avLst/>
                    </a:prstGeom>
                  </pic:spPr>
                </pic:pic>
              </a:graphicData>
            </a:graphic>
          </wp:inline>
        </w:drawing>
      </w:r>
      <w:bookmarkEnd w:id="389"/>
    </w:p>
    <w:p w14:paraId="1B2FBCB7" w14:textId="182C20DB" w:rsidR="00E72F1F" w:rsidRDefault="00E72F1F" w:rsidP="009C0CE1">
      <w:r w:rsidRPr="00F3396D">
        <w:rPr>
          <w:b/>
          <w:bCs/>
        </w:rPr>
        <w:t>Influence of Consensus</w:t>
      </w:r>
      <w:r>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 xml:space="preserve">. The latest timestamp wins </w:t>
      </w:r>
      <w:del w:id="396" w:author="nate nate" w:date="2022-07-31T08:43:00Z">
        <w:r w:rsidDel="00BD4565">
          <w:delText xml:space="preserve">is </w:delText>
        </w:r>
      </w:del>
      <w:ins w:id="397" w:author="nate nate" w:date="2022-07-31T08:43:00Z">
        <w:r w:rsidR="00BD4565">
          <w:t>are</w:t>
        </w:r>
        <w:r w:rsidR="00BD4565">
          <w:t xml:space="preserve"> </w:t>
        </w:r>
      </w:ins>
      <w:r>
        <w:t>easy to understand</w:t>
      </w:r>
      <w:del w:id="398" w:author="nate nate" w:date="2022-07-31T08:43:00Z">
        <w:r w:rsidDel="00BD4565">
          <w:delText xml:space="preserve"> but</w:delText>
        </w:r>
      </w:del>
      <w:ins w:id="399" w:author="nate nate" w:date="2022-07-31T08:43:00Z">
        <w:r w:rsidR="00BD4565">
          <w:t>. Still, they</w:t>
        </w:r>
      </w:ins>
      <w:r>
        <w:t xml:space="preserve"> need</w:t>
      </w:r>
      <w:del w:id="400" w:author="nate nate" w:date="2022-07-31T08:43:00Z">
        <w:r w:rsidDel="00BD4565">
          <w:delText>s</w:delText>
        </w:r>
      </w:del>
      <w:r>
        <w:t xml:space="preserve"> to rely on highly reliable distributed clock synchronization, an </w:t>
      </w:r>
      <w:commentRangeStart w:id="401"/>
      <w:r>
        <w:t xml:space="preserve">open research problem </w:t>
      </w:r>
      <w:commentRangeEnd w:id="401"/>
      <w:r w:rsidR="00BD4565">
        <w:rPr>
          <w:rStyle w:val="CommentReference"/>
          <w:rFonts w:eastAsia="Times New Roman" w:cs="Arial"/>
          <w:szCs w:val="20"/>
        </w:rPr>
        <w:commentReference w:id="401"/>
      </w:r>
      <w:r>
        <w:t>in itself</w:t>
      </w:r>
      <w:sdt>
        <w:sdtPr>
          <w:id w:val="1864553608"/>
          <w:citation/>
        </w:sdtPr>
        <w:sdtContent>
          <w:r>
            <w:fldChar w:fldCharType="begin"/>
          </w:r>
          <w:r>
            <w:instrText xml:space="preserve"> CITATION Tin14 \l 1033 </w:instrText>
          </w:r>
          <w:r>
            <w:fldChar w:fldCharType="separate"/>
          </w:r>
          <w:r w:rsidR="00151A0D">
            <w:rPr>
              <w:noProof/>
            </w:rPr>
            <w:t xml:space="preserve"> (Ting, Chun-Yang, Di, Xiao-ming, &amp; Heng, 2014)</w:t>
          </w:r>
          <w:r>
            <w:fldChar w:fldCharType="end"/>
          </w:r>
        </w:sdtContent>
      </w:sdt>
      <w:r>
        <w:t>. Under Paxos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w:t>
      </w:r>
    </w:p>
    <w:p w14:paraId="3B13843C" w14:textId="7025403C" w:rsidR="00E72F1F" w:rsidRDefault="00161877" w:rsidP="00161877">
      <w:pPr>
        <w:pStyle w:val="Caption"/>
        <w:ind w:firstLine="0"/>
      </w:pPr>
      <w:bookmarkStart w:id="402" w:name="_Toc107430841"/>
      <w:r w:rsidRPr="00BD4565">
        <w:rPr>
          <w:b/>
          <w:bCs/>
          <w:rPrChange w:id="403" w:author="nate nate" w:date="2022-07-31T08:44:00Z">
            <w:rPr/>
          </w:rPrChange>
        </w:rPr>
        <w:lastRenderedPageBreak/>
        <w:t xml:space="preserve">Figure </w:t>
      </w:r>
      <w:r w:rsidR="00000000" w:rsidRPr="00BD4565">
        <w:rPr>
          <w:b/>
          <w:bCs/>
          <w:rPrChange w:id="404" w:author="nate nate" w:date="2022-07-31T08:44:00Z">
            <w:rPr/>
          </w:rPrChange>
        </w:rPr>
        <w:fldChar w:fldCharType="begin"/>
      </w:r>
      <w:r w:rsidR="00000000" w:rsidRPr="00BD4565">
        <w:rPr>
          <w:b/>
          <w:bCs/>
          <w:rPrChange w:id="405" w:author="nate nate" w:date="2022-07-31T08:44:00Z">
            <w:rPr/>
          </w:rPrChange>
        </w:rPr>
        <w:instrText xml:space="preserve"> SEQ Figure \* ARABIC </w:instrText>
      </w:r>
      <w:r w:rsidR="00000000" w:rsidRPr="00BD4565">
        <w:rPr>
          <w:b/>
          <w:bCs/>
          <w:rPrChange w:id="406" w:author="nate nate" w:date="2022-07-31T08:44:00Z">
            <w:rPr/>
          </w:rPrChange>
        </w:rPr>
        <w:fldChar w:fldCharType="separate"/>
      </w:r>
      <w:r w:rsidR="00B377C8" w:rsidRPr="00BD4565">
        <w:rPr>
          <w:b/>
          <w:bCs/>
          <w:noProof/>
          <w:rPrChange w:id="407" w:author="nate nate" w:date="2022-07-31T08:44:00Z">
            <w:rPr>
              <w:noProof/>
            </w:rPr>
          </w:rPrChange>
        </w:rPr>
        <w:t>9</w:t>
      </w:r>
      <w:r w:rsidR="00000000" w:rsidRPr="00BD4565">
        <w:rPr>
          <w:b/>
          <w:bCs/>
          <w:noProof/>
          <w:rPrChange w:id="408" w:author="nate nate" w:date="2022-07-31T08:44:00Z">
            <w:rPr>
              <w:noProof/>
            </w:rPr>
          </w:rPrChange>
        </w:rPr>
        <w:fldChar w:fldCharType="end"/>
      </w:r>
      <w:ins w:id="409" w:author="nate nate" w:date="2022-07-31T08:44:00Z">
        <w:r w:rsidR="00BD4565" w:rsidRPr="00BD4565">
          <w:rPr>
            <w:b/>
            <w:bCs/>
            <w:rPrChange w:id="410" w:author="nate nate" w:date="2022-07-31T08:44:00Z">
              <w:rPr/>
            </w:rPrChange>
          </w:rPr>
          <w:br/>
        </w:r>
      </w:ins>
      <w:del w:id="411" w:author="nate nate" w:date="2022-07-31T08:44:00Z">
        <w:r w:rsidRPr="00BD4565" w:rsidDel="00BD4565">
          <w:rPr>
            <w:i/>
            <w:iCs w:val="0"/>
            <w:rPrChange w:id="412" w:author="nate nate" w:date="2022-07-31T08:44:00Z">
              <w:rPr/>
            </w:rPrChange>
          </w:rPr>
          <w:delText xml:space="preserve"> </w:delText>
        </w:r>
      </w:del>
      <w:r w:rsidRPr="00BD4565">
        <w:rPr>
          <w:i/>
          <w:iCs w:val="0"/>
          <w:rPrChange w:id="413" w:author="nate nate" w:date="2022-07-31T08:44:00Z">
            <w:rPr/>
          </w:rPrChange>
        </w:rPr>
        <w:t>Paxos Consensus (Zhao, 2014, p. 196)</w:t>
      </w:r>
      <w:r w:rsidR="00E72F1F">
        <w:rPr>
          <w:noProof/>
        </w:rPr>
        <w:drawing>
          <wp:inline distT="0" distB="0" distL="0" distR="0" wp14:anchorId="214075B8" wp14:editId="7DC21D90">
            <wp:extent cx="5124450" cy="3025946"/>
            <wp:effectExtent l="0" t="0" r="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215523" cy="3079724"/>
                    </a:xfrm>
                    <a:prstGeom prst="rect">
                      <a:avLst/>
                    </a:prstGeom>
                  </pic:spPr>
                </pic:pic>
              </a:graphicData>
            </a:graphic>
          </wp:inline>
        </w:drawing>
      </w:r>
      <w:bookmarkEnd w:id="402"/>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0686163B" w:rsidR="00E81D0D" w:rsidRPr="00E81D0D" w:rsidRDefault="00E81D0D" w:rsidP="00E81D0D">
      <w:pPr>
        <w:pStyle w:val="Caption"/>
        <w:ind w:firstLine="0"/>
        <w:rPr>
          <w:i/>
          <w:iCs w:val="0"/>
        </w:rPr>
      </w:pPr>
      <w:bookmarkStart w:id="414" w:name="_Toc107430842"/>
      <w:r w:rsidRPr="00BD4565">
        <w:rPr>
          <w:b/>
          <w:bCs/>
          <w:rPrChange w:id="415" w:author="nate nate" w:date="2022-07-31T08:44:00Z">
            <w:rPr/>
          </w:rPrChange>
        </w:rPr>
        <w:t xml:space="preserve">Figure </w:t>
      </w:r>
      <w:r w:rsidR="00000000" w:rsidRPr="00BD4565">
        <w:rPr>
          <w:b/>
          <w:bCs/>
          <w:rPrChange w:id="416" w:author="nate nate" w:date="2022-07-31T08:44:00Z">
            <w:rPr/>
          </w:rPrChange>
        </w:rPr>
        <w:fldChar w:fldCharType="begin"/>
      </w:r>
      <w:r w:rsidR="00000000" w:rsidRPr="00BD4565">
        <w:rPr>
          <w:b/>
          <w:bCs/>
          <w:rPrChange w:id="417" w:author="nate nate" w:date="2022-07-31T08:44:00Z">
            <w:rPr/>
          </w:rPrChange>
        </w:rPr>
        <w:instrText xml:space="preserve"> SEQ Figure \* ARABIC </w:instrText>
      </w:r>
      <w:r w:rsidR="00000000" w:rsidRPr="00BD4565">
        <w:rPr>
          <w:b/>
          <w:bCs/>
          <w:rPrChange w:id="418" w:author="nate nate" w:date="2022-07-31T08:44:00Z">
            <w:rPr/>
          </w:rPrChange>
        </w:rPr>
        <w:fldChar w:fldCharType="separate"/>
      </w:r>
      <w:r w:rsidR="00B377C8" w:rsidRPr="00BD4565">
        <w:rPr>
          <w:b/>
          <w:bCs/>
          <w:noProof/>
          <w:rPrChange w:id="419" w:author="nate nate" w:date="2022-07-31T08:44:00Z">
            <w:rPr>
              <w:noProof/>
            </w:rPr>
          </w:rPrChange>
        </w:rPr>
        <w:t>10</w:t>
      </w:r>
      <w:r w:rsidR="00000000" w:rsidRPr="00BD4565">
        <w:rPr>
          <w:b/>
          <w:bCs/>
          <w:noProof/>
          <w:rPrChange w:id="420" w:author="nate nate" w:date="2022-07-31T08:44:00Z">
            <w:rPr>
              <w:noProof/>
            </w:rPr>
          </w:rPrChange>
        </w:rPr>
        <w:fldChar w:fldCharType="end"/>
      </w:r>
      <w:del w:id="421" w:author="nate nate" w:date="2022-07-31T08:44:00Z">
        <w:r w:rsidDel="00BD4565">
          <w:delText xml:space="preserve"> </w:delText>
        </w:r>
      </w:del>
      <w:r>
        <w:br/>
      </w:r>
      <w:r w:rsidRPr="00E81D0D">
        <w:rPr>
          <w:i/>
          <w:iCs w:val="0"/>
        </w:rPr>
        <w:t xml:space="preserve">Durable Command Queue </w:t>
      </w:r>
      <w:r w:rsidRPr="00E81D0D">
        <w:rPr>
          <w:i/>
          <w:iCs w:val="0"/>
          <w:noProof/>
        </w:rPr>
        <w:t>Pattern</w:t>
      </w:r>
      <w:bookmarkEnd w:id="414"/>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422" w:name="_Toc109920880"/>
      <w:r>
        <w:t>Scheduling-specific design requirements</w:t>
      </w:r>
      <w:bookmarkEnd w:id="422"/>
    </w:p>
    <w:p w14:paraId="2107B9DE" w14:textId="085CAB55"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del w:id="423" w:author="nate nate" w:date="2022-07-31T08:59:00Z">
        <w:r w:rsidDel="00383CF5">
          <w:delText>starting the next training round prematurely</w:delText>
        </w:r>
      </w:del>
      <w:ins w:id="424" w:author="nate nate" w:date="2022-07-31T08:59:00Z">
        <w:r w:rsidR="00383CF5">
          <w:t>prematurely starting the next training round</w:t>
        </w:r>
      </w:ins>
      <w:r>
        <w:t xml:space="preserve">. Since each worker node owns an isolated </w:t>
      </w:r>
      <w:del w:id="425" w:author="nate nate" w:date="2022-07-31T08:59:00Z">
        <w:r w:rsidDel="00383CF5">
          <w:delText>task</w:delText>
        </w:r>
      </w:del>
      <w:ins w:id="426" w:author="nate nate" w:date="2022-07-31T08:59:00Z">
        <w:r w:rsidR="00383CF5">
          <w:t>job</w:t>
        </w:r>
      </w:ins>
      <w:r>
        <w:t xml:space="preserve">,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427" w:name="_Toc109920881"/>
      <w:r>
        <w:t>Continuous learning techniques</w:t>
      </w:r>
      <w:bookmarkEnd w:id="427"/>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6DB43F1"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59186B83" w14:textId="434A35D7" w:rsidR="00E72F1F" w:rsidDel="00383CF5" w:rsidRDefault="001703B6" w:rsidP="001703B6">
      <w:pPr>
        <w:pStyle w:val="Caption"/>
        <w:ind w:firstLine="0"/>
        <w:rPr>
          <w:del w:id="428" w:author="nate nate" w:date="2022-07-31T09:23:00Z"/>
        </w:rPr>
      </w:pPr>
      <w:bookmarkStart w:id="429" w:name="_Toc107430843"/>
      <w:r w:rsidRPr="00BD4565">
        <w:rPr>
          <w:b/>
          <w:bCs/>
          <w:rPrChange w:id="430" w:author="nate nate" w:date="2022-07-31T08:44:00Z">
            <w:rPr/>
          </w:rPrChange>
        </w:rPr>
        <w:t xml:space="preserve">Figure </w:t>
      </w:r>
      <w:r w:rsidR="00000000" w:rsidRPr="00BD4565">
        <w:rPr>
          <w:b/>
          <w:bCs/>
          <w:rPrChange w:id="431" w:author="nate nate" w:date="2022-07-31T08:44:00Z">
            <w:rPr/>
          </w:rPrChange>
        </w:rPr>
        <w:fldChar w:fldCharType="begin"/>
      </w:r>
      <w:r w:rsidR="00000000" w:rsidRPr="00BD4565">
        <w:rPr>
          <w:b/>
          <w:bCs/>
          <w:rPrChange w:id="432" w:author="nate nate" w:date="2022-07-31T08:44:00Z">
            <w:rPr/>
          </w:rPrChange>
        </w:rPr>
        <w:instrText xml:space="preserve"> SEQ Figure \* ARABIC </w:instrText>
      </w:r>
      <w:r w:rsidR="00000000" w:rsidRPr="00BD4565">
        <w:rPr>
          <w:b/>
          <w:bCs/>
          <w:rPrChange w:id="433" w:author="nate nate" w:date="2022-07-31T08:44:00Z">
            <w:rPr/>
          </w:rPrChange>
        </w:rPr>
        <w:fldChar w:fldCharType="separate"/>
      </w:r>
      <w:r w:rsidR="00B377C8" w:rsidRPr="00BD4565">
        <w:rPr>
          <w:b/>
          <w:bCs/>
          <w:noProof/>
          <w:rPrChange w:id="434" w:author="nate nate" w:date="2022-07-31T08:44:00Z">
            <w:rPr>
              <w:noProof/>
            </w:rPr>
          </w:rPrChange>
        </w:rPr>
        <w:t>11</w:t>
      </w:r>
      <w:r w:rsidR="00000000" w:rsidRPr="00BD4565">
        <w:rPr>
          <w:b/>
          <w:bCs/>
          <w:noProof/>
          <w:rPrChange w:id="435" w:author="nate nate" w:date="2022-07-31T08:44:00Z">
            <w:rPr>
              <w:noProof/>
            </w:rPr>
          </w:rPrChange>
        </w:rPr>
        <w:fldChar w:fldCharType="end"/>
      </w:r>
      <w:del w:id="436" w:author="nate nate" w:date="2022-07-31T08:44:00Z">
        <w:r w:rsidDel="00BD4565">
          <w:delText xml:space="preserve"> </w:delText>
        </w:r>
      </w:del>
      <w:r>
        <w:br/>
      </w:r>
      <w:r w:rsidRPr="001703B6">
        <w:rPr>
          <w:i/>
          <w:iCs w:val="0"/>
        </w:rPr>
        <w:t>On-device training architectures</w:t>
      </w:r>
      <w:r w:rsidR="00E72F1F">
        <w:br/>
      </w:r>
      <w:r w:rsidR="00E72F1F" w:rsidRPr="0029420C">
        <w:rPr>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429"/>
    </w:p>
    <w:p w14:paraId="18E16106" w14:textId="77777777" w:rsidR="00E72F1F" w:rsidRDefault="00E72F1F" w:rsidP="00383CF5">
      <w:pPr>
        <w:pStyle w:val="Caption"/>
        <w:ind w:firstLine="0"/>
        <w:pPrChange w:id="437" w:author="nate nate" w:date="2022-07-31T09:23:00Z">
          <w:pPr/>
        </w:pPrChange>
      </w:pPr>
    </w:p>
    <w:p w14:paraId="1953F441" w14:textId="027AFA5F" w:rsidR="00E72F1F" w:rsidRPr="00CC7C54" w:rsidRDefault="00E72F1F" w:rsidP="000654C0">
      <w:pPr>
        <w:rPr>
          <w:b/>
          <w:bCs/>
        </w:rPr>
      </w:pPr>
      <w:commentRangeStart w:id="438"/>
      <w:r w:rsidRPr="00F3396D">
        <w:rPr>
          <w:b/>
          <w:bCs/>
        </w:rPr>
        <w:t>Stream-based training architectures.</w:t>
      </w:r>
      <w:r>
        <w:rPr>
          <w:b/>
          <w:bCs/>
        </w:rPr>
        <w:t xml:space="preserve"> </w:t>
      </w:r>
      <w:r>
        <w:t>This section is a place</w:t>
      </w:r>
      <w:del w:id="439" w:author="nate nate" w:date="2022-07-31T08:44:00Z">
        <w:r w:rsidDel="00BD4565">
          <w:delText xml:space="preserve"> </w:delText>
        </w:r>
      </w:del>
      <w:r>
        <w:t xml:space="preserve">holder for </w:t>
      </w:r>
      <w:r w:rsidRPr="00F3396D">
        <w:t>future</w:t>
      </w:r>
      <w:r>
        <w:rPr>
          <w:b/>
          <w:bCs/>
        </w:rPr>
        <w:t xml:space="preserve"> </w:t>
      </w:r>
      <w:r>
        <w:t>literature review topics that may expand upon this point.</w:t>
      </w:r>
      <w:commentRangeEnd w:id="438"/>
      <w:r w:rsidR="00BD4565">
        <w:rPr>
          <w:rStyle w:val="CommentReference"/>
          <w:rFonts w:eastAsia="Times New Roman" w:cs="Arial"/>
          <w:szCs w:val="20"/>
        </w:rPr>
        <w:commentReference w:id="438"/>
      </w:r>
    </w:p>
    <w:p w14:paraId="44CE299F" w14:textId="77777777" w:rsidR="00E72F1F" w:rsidRDefault="00E72F1F" w:rsidP="009C0CE1">
      <w:pPr>
        <w:pStyle w:val="Heading2"/>
        <w:ind w:firstLine="0"/>
      </w:pPr>
      <w:bookmarkStart w:id="440" w:name="_Toc109920882"/>
      <w:r>
        <w:t>What is autoencoding</w:t>
      </w:r>
      <w:bookmarkEnd w:id="440"/>
    </w:p>
    <w:p w14:paraId="2C50749C" w14:textId="75825C50"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151A0D">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connectivity graph depends on the specific situation. For instance, researchers can use this </w:t>
      </w:r>
      <w:r>
        <w:lastRenderedPageBreak/>
        <w:t>process for scenarios such as colorizing images, denoising, replicating artistic styles, and intrusion detection, among other conditions.</w:t>
      </w:r>
    </w:p>
    <w:p w14:paraId="215EE5AC" w14:textId="146BE22F" w:rsidR="00A306F2" w:rsidRPr="00A306F2" w:rsidRDefault="00A306F2" w:rsidP="00A306F2">
      <w:pPr>
        <w:pStyle w:val="Caption"/>
        <w:ind w:firstLine="0"/>
        <w:rPr>
          <w:i/>
          <w:iCs w:val="0"/>
        </w:rPr>
      </w:pPr>
      <w:bookmarkStart w:id="441" w:name="_Toc107430844"/>
      <w:r w:rsidRPr="00BD4565">
        <w:rPr>
          <w:b/>
          <w:bCs/>
          <w:rPrChange w:id="442" w:author="nate nate" w:date="2022-07-31T08:45:00Z">
            <w:rPr/>
          </w:rPrChange>
        </w:rPr>
        <w:t xml:space="preserve">Figure </w:t>
      </w:r>
      <w:r w:rsidR="00000000" w:rsidRPr="00BD4565">
        <w:rPr>
          <w:b/>
          <w:bCs/>
          <w:rPrChange w:id="443" w:author="nate nate" w:date="2022-07-31T08:45:00Z">
            <w:rPr/>
          </w:rPrChange>
        </w:rPr>
        <w:fldChar w:fldCharType="begin"/>
      </w:r>
      <w:r w:rsidR="00000000" w:rsidRPr="00BD4565">
        <w:rPr>
          <w:b/>
          <w:bCs/>
          <w:rPrChange w:id="444" w:author="nate nate" w:date="2022-07-31T08:45:00Z">
            <w:rPr/>
          </w:rPrChange>
        </w:rPr>
        <w:instrText xml:space="preserve"> SEQ Figure \* ARABIC </w:instrText>
      </w:r>
      <w:r w:rsidR="00000000" w:rsidRPr="00BD4565">
        <w:rPr>
          <w:b/>
          <w:bCs/>
          <w:rPrChange w:id="445" w:author="nate nate" w:date="2022-07-31T08:45:00Z">
            <w:rPr/>
          </w:rPrChange>
        </w:rPr>
        <w:fldChar w:fldCharType="separate"/>
      </w:r>
      <w:r w:rsidR="00B377C8" w:rsidRPr="00BD4565">
        <w:rPr>
          <w:b/>
          <w:bCs/>
          <w:noProof/>
          <w:rPrChange w:id="446" w:author="nate nate" w:date="2022-07-31T08:45:00Z">
            <w:rPr>
              <w:noProof/>
            </w:rPr>
          </w:rPrChange>
        </w:rPr>
        <w:t>12</w:t>
      </w:r>
      <w:r w:rsidR="00000000" w:rsidRPr="00BD4565">
        <w:rPr>
          <w:b/>
          <w:bCs/>
          <w:noProof/>
          <w:rPrChange w:id="447" w:author="nate nate" w:date="2022-07-31T08:45:00Z">
            <w:rPr>
              <w:noProof/>
            </w:rPr>
          </w:rPrChange>
        </w:rPr>
        <w:fldChar w:fldCharType="end"/>
      </w:r>
      <w:del w:id="448" w:author="nate nate" w:date="2022-07-31T08:45:00Z">
        <w:r w:rsidDel="00BD4565">
          <w:delText xml:space="preserve"> </w:delText>
        </w:r>
      </w:del>
      <w:r>
        <w:br/>
      </w:r>
      <w:r w:rsidRPr="00A306F2">
        <w:rPr>
          <w:i/>
          <w:iCs w:val="0"/>
        </w:rPr>
        <w:t>Autoencoding architecture</w:t>
      </w:r>
      <w:bookmarkEnd w:id="441"/>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449" w:name="_Toc109920883"/>
      <w:commentRangeStart w:id="450"/>
      <w:r>
        <w:t>Example usages</w:t>
      </w:r>
      <w:bookmarkEnd w:id="449"/>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commentRangeEnd w:id="450"/>
      <w:r w:rsidR="00BD4565">
        <w:rPr>
          <w:rStyle w:val="CommentReference"/>
          <w:rFonts w:eastAsia="Times New Roman" w:cs="Arial"/>
          <w:szCs w:val="20"/>
        </w:rPr>
        <w:commentReference w:id="450"/>
      </w:r>
    </w:p>
    <w:p w14:paraId="5CC2232B" w14:textId="77777777" w:rsidR="00E72F1F" w:rsidRDefault="00E72F1F" w:rsidP="009C0CE1">
      <w:pPr>
        <w:pStyle w:val="Heading2"/>
        <w:ind w:firstLine="0"/>
      </w:pPr>
      <w:bookmarkStart w:id="451" w:name="_Toc109920884"/>
      <w:r>
        <w:t>How does sequence analysis work</w:t>
      </w:r>
      <w:bookmarkEnd w:id="451"/>
    </w:p>
    <w:p w14:paraId="1ECC09F5" w14:textId="77777777" w:rsidR="00E72F1F" w:rsidRDefault="00E72F1F" w:rsidP="009C0CE1">
      <w:commentRangeStart w:id="452"/>
      <w:r>
        <w:t xml:space="preserve">Natural </w:t>
      </w:r>
      <w:commentRangeEnd w:id="452"/>
      <w:r>
        <w:rPr>
          <w:rStyle w:val="CommentReference"/>
        </w:rPr>
        <w:commentReference w:id="452"/>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453" w:name="_Toc109920885"/>
      <w:r>
        <w:t>Language Parsing</w:t>
      </w:r>
      <w:bookmarkEnd w:id="453"/>
    </w:p>
    <w:p w14:paraId="595EF696" w14:textId="235863B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sidR="00151A0D">
            <w:rPr>
              <w:noProof/>
            </w:rPr>
            <w:t xml:space="preserve"> (Edureka, 2018)</w:t>
          </w:r>
          <w:r>
            <w:fldChar w:fldCharType="end"/>
          </w:r>
        </w:sdtContent>
      </w:sdt>
      <w:r>
        <w:t xml:space="preserve">. Using Lemmatiziation and Stemming strategies enables the parsers to reduce the variability between </w:t>
      </w:r>
      <w:r>
        <w:lastRenderedPageBreak/>
        <w:t>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454" w:name="_Toc107430845"/>
      <w:r w:rsidRPr="00BD4565">
        <w:rPr>
          <w:b/>
          <w:bCs/>
          <w:rPrChange w:id="455" w:author="nate nate" w:date="2022-07-31T08:45:00Z">
            <w:rPr/>
          </w:rPrChange>
        </w:rPr>
        <w:t xml:space="preserve">Figure </w:t>
      </w:r>
      <w:r w:rsidR="00000000" w:rsidRPr="00BD4565">
        <w:rPr>
          <w:b/>
          <w:bCs/>
          <w:rPrChange w:id="456" w:author="nate nate" w:date="2022-07-31T08:45:00Z">
            <w:rPr/>
          </w:rPrChange>
        </w:rPr>
        <w:fldChar w:fldCharType="begin"/>
      </w:r>
      <w:r w:rsidR="00000000" w:rsidRPr="00BD4565">
        <w:rPr>
          <w:b/>
          <w:bCs/>
          <w:rPrChange w:id="457" w:author="nate nate" w:date="2022-07-31T08:45:00Z">
            <w:rPr/>
          </w:rPrChange>
        </w:rPr>
        <w:instrText xml:space="preserve"> SEQ Figure \* ARABIC </w:instrText>
      </w:r>
      <w:r w:rsidR="00000000" w:rsidRPr="00BD4565">
        <w:rPr>
          <w:b/>
          <w:bCs/>
          <w:rPrChange w:id="458" w:author="nate nate" w:date="2022-07-31T08:45:00Z">
            <w:rPr/>
          </w:rPrChange>
        </w:rPr>
        <w:fldChar w:fldCharType="separate"/>
      </w:r>
      <w:r w:rsidR="00B377C8" w:rsidRPr="00BD4565">
        <w:rPr>
          <w:b/>
          <w:bCs/>
          <w:noProof/>
          <w:rPrChange w:id="459" w:author="nate nate" w:date="2022-07-31T08:45:00Z">
            <w:rPr>
              <w:noProof/>
            </w:rPr>
          </w:rPrChange>
        </w:rPr>
        <w:t>13</w:t>
      </w:r>
      <w:r w:rsidR="00000000" w:rsidRPr="00BD4565">
        <w:rPr>
          <w:b/>
          <w:bCs/>
          <w:noProof/>
          <w:rPrChange w:id="460" w:author="nate nate" w:date="2022-07-31T08:45:00Z">
            <w:rPr>
              <w:noProof/>
            </w:rPr>
          </w:rPrChange>
        </w:rPr>
        <w:fldChar w:fldCharType="end"/>
      </w:r>
      <w:r>
        <w:br/>
      </w:r>
      <w:r w:rsidRPr="001236EF">
        <w:rPr>
          <w:i/>
          <w:iCs w:val="0"/>
        </w:rPr>
        <w:t>NLP Analysis Procedure</w:t>
      </w:r>
      <w:bookmarkEnd w:id="454"/>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461" w:name="_Toc109920886"/>
      <w:r>
        <w:t>Deep Learning</w:t>
      </w:r>
      <w:bookmarkEnd w:id="461"/>
    </w:p>
    <w:p w14:paraId="53283537" w14:textId="2A62EFC4" w:rsidR="00E72F1F" w:rsidRDefault="00E72F1F" w:rsidP="009C0CE1">
      <w:r>
        <w:t xml:space="preserve">NLP appears across various use cases like language translation, speech-to-text, and sentiment analysis. In biology, animal brains accomplish these tasks through meshes of neurons </w:t>
      </w:r>
      <w:r>
        <w:lastRenderedPageBreak/>
        <w:t>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462"/>
      <w:r>
        <w:t xml:space="preserve">see Table 6), </w:t>
      </w:r>
      <w:commentRangeEnd w:id="462"/>
      <w:r>
        <w:rPr>
          <w:rStyle w:val="CommentReference"/>
        </w:rPr>
        <w:commentReference w:id="462"/>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151A0D">
            <w:rPr>
              <w:noProof/>
            </w:rPr>
            <w:t xml:space="preserve"> (Fu, 2019)</w:t>
          </w:r>
          <w:r>
            <w:fldChar w:fldCharType="end"/>
          </w:r>
        </w:sdtContent>
      </w:sdt>
      <w:r>
        <w:t>. Researchers and engineers can add or remove these subsystems to optimize a specific use case.</w:t>
      </w:r>
    </w:p>
    <w:p w14:paraId="553E1962" w14:textId="68AF3006" w:rsidR="00D22622" w:rsidRPr="00D22622" w:rsidRDefault="00D22622" w:rsidP="00D22622">
      <w:pPr>
        <w:pStyle w:val="Caption"/>
        <w:ind w:firstLine="0"/>
        <w:rPr>
          <w:i/>
          <w:iCs w:val="0"/>
        </w:rPr>
      </w:pPr>
      <w:bookmarkStart w:id="463" w:name="_Toc107430916"/>
      <w:r w:rsidRPr="00BD4565">
        <w:rPr>
          <w:b/>
          <w:bCs/>
          <w:rPrChange w:id="464" w:author="nate nate" w:date="2022-07-31T08:46:00Z">
            <w:rPr/>
          </w:rPrChange>
        </w:rPr>
        <w:t xml:space="preserve">Table </w:t>
      </w:r>
      <w:r w:rsidR="00000000" w:rsidRPr="00BD4565">
        <w:rPr>
          <w:b/>
          <w:bCs/>
          <w:rPrChange w:id="465" w:author="nate nate" w:date="2022-07-31T08:46:00Z">
            <w:rPr/>
          </w:rPrChange>
        </w:rPr>
        <w:fldChar w:fldCharType="begin"/>
      </w:r>
      <w:r w:rsidR="00000000" w:rsidRPr="00BD4565">
        <w:rPr>
          <w:b/>
          <w:bCs/>
          <w:rPrChange w:id="466" w:author="nate nate" w:date="2022-07-31T08:46:00Z">
            <w:rPr/>
          </w:rPrChange>
        </w:rPr>
        <w:instrText xml:space="preserve"> SEQ Table \* ARABIC </w:instrText>
      </w:r>
      <w:r w:rsidR="00000000" w:rsidRPr="00BD4565">
        <w:rPr>
          <w:b/>
          <w:bCs/>
          <w:rPrChange w:id="467" w:author="nate nate" w:date="2022-07-31T08:46:00Z">
            <w:rPr/>
          </w:rPrChange>
        </w:rPr>
        <w:fldChar w:fldCharType="separate"/>
      </w:r>
      <w:ins w:id="468" w:author="nate nate" w:date="2022-07-31T08:51:00Z">
        <w:r w:rsidR="00A549E3">
          <w:rPr>
            <w:b/>
            <w:bCs/>
            <w:noProof/>
          </w:rPr>
          <w:t>7</w:t>
        </w:r>
      </w:ins>
      <w:del w:id="469" w:author="nate nate" w:date="2022-07-31T08:51:00Z">
        <w:r w:rsidR="00421FD7" w:rsidRPr="00BD4565" w:rsidDel="00A549E3">
          <w:rPr>
            <w:b/>
            <w:bCs/>
            <w:noProof/>
            <w:rPrChange w:id="470" w:author="nate nate" w:date="2022-07-31T08:46:00Z">
              <w:rPr>
                <w:noProof/>
              </w:rPr>
            </w:rPrChange>
          </w:rPr>
          <w:delText>7</w:delText>
        </w:r>
      </w:del>
      <w:r w:rsidR="00000000" w:rsidRPr="00BD4565">
        <w:rPr>
          <w:b/>
          <w:bCs/>
          <w:noProof/>
          <w:rPrChange w:id="471" w:author="nate nate" w:date="2022-07-31T08:46:00Z">
            <w:rPr>
              <w:noProof/>
            </w:rPr>
          </w:rPrChange>
        </w:rPr>
        <w:fldChar w:fldCharType="end"/>
      </w:r>
      <w:del w:id="472" w:author="nate nate" w:date="2022-07-31T08:46:00Z">
        <w:r w:rsidDel="00BD4565">
          <w:delText xml:space="preserve"> </w:delText>
        </w:r>
      </w:del>
      <w:r>
        <w:br/>
      </w:r>
      <w:r w:rsidRPr="00D22622">
        <w:rPr>
          <w:i/>
          <w:iCs w:val="0"/>
        </w:rPr>
        <w:t>Example progressions of N.N. architecture complexity</w:t>
      </w:r>
      <w:bookmarkEnd w:id="463"/>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Long Short Term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40A73C92" w14:textId="2B213A1E" w:rsidR="00E72F1F" w:rsidDel="00BD4565" w:rsidRDefault="00E72F1F" w:rsidP="009C0CE1">
      <w:pPr>
        <w:pStyle w:val="Caption"/>
        <w:rPr>
          <w:del w:id="473" w:author="nate nate" w:date="2022-07-31T08:46:00Z"/>
        </w:rPr>
      </w:pPr>
      <w:del w:id="474" w:author="nate nate" w:date="2022-07-31T08:46:00Z">
        <w:r w:rsidDel="00BD4565">
          <w:lastRenderedPageBreak/>
          <w:delText>Figure 14: Abstract Diagram of Differences</w:delText>
        </w:r>
      </w:del>
    </w:p>
    <w:p w14:paraId="6ACB7771" w14:textId="3A654182" w:rsidR="00E72F1F" w:rsidRPr="004523FE" w:rsidRDefault="00E14B05" w:rsidP="00E14B05">
      <w:pPr>
        <w:pStyle w:val="Caption"/>
        <w:ind w:firstLine="0"/>
      </w:pPr>
      <w:bookmarkStart w:id="475" w:name="_Toc107430846"/>
      <w:r w:rsidRPr="00BD4565">
        <w:rPr>
          <w:b/>
          <w:bCs/>
          <w:rPrChange w:id="476" w:author="nate nate" w:date="2022-07-31T08:46:00Z">
            <w:rPr/>
          </w:rPrChange>
        </w:rPr>
        <w:t xml:space="preserve">Figure </w:t>
      </w:r>
      <w:r w:rsidR="00000000" w:rsidRPr="00BD4565">
        <w:rPr>
          <w:b/>
          <w:bCs/>
          <w:rPrChange w:id="477" w:author="nate nate" w:date="2022-07-31T08:46:00Z">
            <w:rPr/>
          </w:rPrChange>
        </w:rPr>
        <w:fldChar w:fldCharType="begin"/>
      </w:r>
      <w:r w:rsidR="00000000" w:rsidRPr="00BD4565">
        <w:rPr>
          <w:b/>
          <w:bCs/>
          <w:rPrChange w:id="478" w:author="nate nate" w:date="2022-07-31T08:46:00Z">
            <w:rPr/>
          </w:rPrChange>
        </w:rPr>
        <w:instrText xml:space="preserve"> SEQ Figure \* ARABIC </w:instrText>
      </w:r>
      <w:r w:rsidR="00000000" w:rsidRPr="00BD4565">
        <w:rPr>
          <w:b/>
          <w:bCs/>
          <w:rPrChange w:id="479" w:author="nate nate" w:date="2022-07-31T08:46:00Z">
            <w:rPr/>
          </w:rPrChange>
        </w:rPr>
        <w:fldChar w:fldCharType="separate"/>
      </w:r>
      <w:r w:rsidR="00B377C8" w:rsidRPr="00BD4565">
        <w:rPr>
          <w:b/>
          <w:bCs/>
          <w:noProof/>
          <w:rPrChange w:id="480" w:author="nate nate" w:date="2022-07-31T08:46:00Z">
            <w:rPr>
              <w:noProof/>
            </w:rPr>
          </w:rPrChange>
        </w:rPr>
        <w:t>14</w:t>
      </w:r>
      <w:r w:rsidR="00000000" w:rsidRPr="00BD4565">
        <w:rPr>
          <w:b/>
          <w:bCs/>
          <w:noProof/>
          <w:rPrChange w:id="481" w:author="nate nate" w:date="2022-07-31T08:46:00Z">
            <w:rPr>
              <w:noProof/>
            </w:rPr>
          </w:rPrChange>
        </w:rPr>
        <w:fldChar w:fldCharType="end"/>
      </w:r>
      <w:r w:rsidRPr="00BD4565">
        <w:rPr>
          <w:b/>
          <w:bCs/>
          <w:rPrChange w:id="482" w:author="nate nate" w:date="2022-07-31T08:46:00Z">
            <w:rPr/>
          </w:rPrChange>
        </w:rPr>
        <w:t xml:space="preserve"> </w:t>
      </w:r>
      <w:r w:rsidRPr="00BD4565">
        <w:rPr>
          <w:b/>
          <w:bCs/>
          <w:rPrChange w:id="483" w:author="nate nate" w:date="2022-07-31T08:46:00Z">
            <w:rPr/>
          </w:rPrChange>
        </w:rP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475"/>
    </w:p>
    <w:p w14:paraId="1AB2120E" w14:textId="77777777" w:rsidR="00E72F1F" w:rsidRDefault="00E72F1F" w:rsidP="009C0CE1">
      <w:pPr>
        <w:pStyle w:val="Heading3"/>
        <w:ind w:firstLine="0"/>
      </w:pPr>
      <w:bookmarkStart w:id="484" w:name="_Toc109920887"/>
      <w:r>
        <w:t>Feature Extraction Process</w:t>
      </w:r>
      <w:bookmarkEnd w:id="484"/>
    </w:p>
    <w:p w14:paraId="3C6B5B0F" w14:textId="3A959516"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When researchers ignore this preparation, it produces garbage-in/garbage-out results. For instance, Alsudias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0A65BA9F" w:rsidR="00E72F1F" w:rsidRDefault="009C0CE1" w:rsidP="009C0CE1">
      <w:r>
        <w:lastRenderedPageBreak/>
        <w:t>Researchers</w:t>
      </w:r>
      <w:commentRangeStart w:id="485"/>
      <w:r w:rsidR="00E72F1F">
        <w:t xml:space="preserve"> </w:t>
      </w:r>
      <w:commentRangeEnd w:id="485"/>
      <w:r w:rsidR="00E72F1F">
        <w:rPr>
          <w:rStyle w:val="CommentReference"/>
        </w:rPr>
        <w:commentReference w:id="485"/>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ins w:id="486" w:author="nate nate" w:date="2022-07-31T08:46:00Z">
        <w:r w:rsidR="00BD4565">
          <w:t xml:space="preserve">the </w:t>
        </w:r>
      </w:ins>
      <w:r>
        <w:t>political</w:t>
      </w:r>
      <w:r w:rsidR="00E72F1F">
        <w:t xml:space="preserve"> </w:t>
      </w:r>
      <w:del w:id="487" w:author="nate nate" w:date="2022-07-31T08:46:00Z">
        <w:r w:rsidR="00E72F1F" w:rsidDel="00BD4565">
          <w:delText xml:space="preserve">position </w:delText>
        </w:r>
      </w:del>
      <w:ins w:id="488" w:author="nate nate" w:date="2022-07-31T08:46:00Z">
        <w:r w:rsidR="00BD4565">
          <w:t>situa</w:t>
        </w:r>
        <w:r w:rsidR="00BD4565">
          <w:t xml:space="preserve">tion </w:t>
        </w:r>
      </w:ins>
      <w:r w:rsidR="00E72F1F">
        <w:t>that the other side is illegitimate or less sophisticated.</w:t>
      </w:r>
    </w:p>
    <w:p w14:paraId="42F4A560" w14:textId="77777777" w:rsidR="00E72F1F" w:rsidRDefault="00E72F1F" w:rsidP="009C0CE1">
      <w:pPr>
        <w:pStyle w:val="Heading3"/>
        <w:ind w:firstLine="0"/>
      </w:pPr>
      <w:bookmarkStart w:id="489" w:name="_Toc109920888"/>
      <w:r>
        <w:t>Training Process</w:t>
      </w:r>
      <w:bookmarkEnd w:id="489"/>
    </w:p>
    <w:p w14:paraId="3E7938A7" w14:textId="17FBD782"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06C25A4" w:rsidR="00E72F1F" w:rsidRDefault="003A421E" w:rsidP="003A421E">
      <w:pPr>
        <w:pStyle w:val="Caption"/>
        <w:ind w:firstLine="0"/>
      </w:pPr>
      <w:bookmarkStart w:id="490" w:name="_Toc107430847"/>
      <w:r w:rsidRPr="00BD4565">
        <w:rPr>
          <w:b/>
          <w:bCs/>
          <w:rPrChange w:id="491" w:author="nate nate" w:date="2022-07-31T08:46:00Z">
            <w:rPr/>
          </w:rPrChange>
        </w:rPr>
        <w:lastRenderedPageBreak/>
        <w:t xml:space="preserve">Figure </w:t>
      </w:r>
      <w:r w:rsidR="00000000" w:rsidRPr="00BD4565">
        <w:rPr>
          <w:b/>
          <w:bCs/>
          <w:rPrChange w:id="492" w:author="nate nate" w:date="2022-07-31T08:46:00Z">
            <w:rPr/>
          </w:rPrChange>
        </w:rPr>
        <w:fldChar w:fldCharType="begin"/>
      </w:r>
      <w:r w:rsidR="00000000" w:rsidRPr="00BD4565">
        <w:rPr>
          <w:b/>
          <w:bCs/>
          <w:rPrChange w:id="493" w:author="nate nate" w:date="2022-07-31T08:46:00Z">
            <w:rPr/>
          </w:rPrChange>
        </w:rPr>
        <w:instrText xml:space="preserve"> SEQ Figure \* ARABIC </w:instrText>
      </w:r>
      <w:r w:rsidR="00000000" w:rsidRPr="00BD4565">
        <w:rPr>
          <w:b/>
          <w:bCs/>
          <w:rPrChange w:id="494" w:author="nate nate" w:date="2022-07-31T08:46:00Z">
            <w:rPr/>
          </w:rPrChange>
        </w:rPr>
        <w:fldChar w:fldCharType="separate"/>
      </w:r>
      <w:r w:rsidR="00B377C8" w:rsidRPr="00BD4565">
        <w:rPr>
          <w:b/>
          <w:bCs/>
          <w:noProof/>
          <w:rPrChange w:id="495" w:author="nate nate" w:date="2022-07-31T08:46:00Z">
            <w:rPr>
              <w:noProof/>
            </w:rPr>
          </w:rPrChange>
        </w:rPr>
        <w:t>15</w:t>
      </w:r>
      <w:r w:rsidR="00000000" w:rsidRPr="00BD4565">
        <w:rPr>
          <w:b/>
          <w:bCs/>
          <w:noProof/>
          <w:rPrChange w:id="496" w:author="nate nate" w:date="2022-07-31T08:46:00Z">
            <w:rPr>
              <w:noProof/>
            </w:rPr>
          </w:rPrChange>
        </w:rPr>
        <w:fldChar w:fldCharType="end"/>
      </w:r>
      <w:del w:id="497" w:author="nate nate" w:date="2022-07-31T08:46:00Z">
        <w:r w:rsidDel="00BD4565">
          <w:delText xml:space="preserve"> </w:delText>
        </w:r>
      </w:del>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490"/>
    </w:p>
    <w:p w14:paraId="64C2161F" w14:textId="77777777" w:rsidR="00E72F1F" w:rsidRDefault="00E72F1F" w:rsidP="009C0CE1">
      <w:pPr>
        <w:pStyle w:val="Heading2"/>
        <w:ind w:firstLine="0"/>
      </w:pPr>
      <w:bookmarkStart w:id="498" w:name="_Toc109920889"/>
      <w:r>
        <w:t>How does r</w:t>
      </w:r>
      <w:commentRangeStart w:id="499"/>
      <w:r>
        <w:t>ecognizing human activities</w:t>
      </w:r>
      <w:commentRangeEnd w:id="499"/>
      <w:r>
        <w:rPr>
          <w:rStyle w:val="CommentReference"/>
          <w:b w:val="0"/>
        </w:rPr>
        <w:commentReference w:id="499"/>
      </w:r>
      <w:r>
        <w:t xml:space="preserve"> work</w:t>
      </w:r>
      <w:bookmarkEnd w:id="498"/>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Banjarey et al., 2021). There are several algorithm families used to model these predictions. </w:t>
      </w:r>
    </w:p>
    <w:p w14:paraId="5D429972" w14:textId="77777777" w:rsidR="00E72F1F" w:rsidRDefault="00E72F1F" w:rsidP="009C0CE1">
      <w:pPr>
        <w:pStyle w:val="Heading3"/>
        <w:ind w:firstLine="0"/>
      </w:pPr>
      <w:bookmarkStart w:id="500" w:name="_Toc109920890"/>
      <w:r>
        <w:t>Restricted Boltzmann Machine (RBM)</w:t>
      </w:r>
      <w:bookmarkEnd w:id="500"/>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501" w:name="_Toc109920891"/>
      <w:r>
        <w:lastRenderedPageBreak/>
        <w:t>Convolutional Neural Networks (CNN)</w:t>
      </w:r>
      <w:bookmarkEnd w:id="501"/>
    </w:p>
    <w:p w14:paraId="25B27242" w14:textId="4939698A" w:rsidR="00E72F1F" w:rsidRDefault="00E72F1F" w:rsidP="009C0CE1">
      <w:r>
        <w:t>A preceding section examined the biological constructs that enable primates’ vision and nature’s solution.</w:t>
      </w:r>
    </w:p>
    <w:p w14:paraId="49D60340" w14:textId="48EB7654" w:rsidR="00E72F1F" w:rsidRDefault="00E72F1F" w:rsidP="009C0CE1">
      <w:r>
        <w:t>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similar to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sidR="00151A0D">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0815DD6"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151A0D">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3BC99349" w:rsidR="005B0D64" w:rsidRPr="005B0D64" w:rsidRDefault="005B0D64" w:rsidP="005B0D64">
      <w:pPr>
        <w:pStyle w:val="Caption"/>
        <w:ind w:firstLine="0"/>
        <w:rPr>
          <w:i/>
          <w:iCs w:val="0"/>
        </w:rPr>
      </w:pPr>
      <w:bookmarkStart w:id="502" w:name="_Toc107430848"/>
      <w:r w:rsidRPr="00BD4565">
        <w:rPr>
          <w:b/>
          <w:bCs/>
          <w:rPrChange w:id="503" w:author="nate nate" w:date="2022-07-31T08:46:00Z">
            <w:rPr/>
          </w:rPrChange>
        </w:rPr>
        <w:lastRenderedPageBreak/>
        <w:t xml:space="preserve">Figure </w:t>
      </w:r>
      <w:r w:rsidR="00000000" w:rsidRPr="00BD4565">
        <w:rPr>
          <w:b/>
          <w:bCs/>
          <w:rPrChange w:id="504" w:author="nate nate" w:date="2022-07-31T08:46:00Z">
            <w:rPr/>
          </w:rPrChange>
        </w:rPr>
        <w:fldChar w:fldCharType="begin"/>
      </w:r>
      <w:r w:rsidR="00000000" w:rsidRPr="00BD4565">
        <w:rPr>
          <w:b/>
          <w:bCs/>
          <w:rPrChange w:id="505" w:author="nate nate" w:date="2022-07-31T08:46:00Z">
            <w:rPr/>
          </w:rPrChange>
        </w:rPr>
        <w:instrText xml:space="preserve"> SEQ Figure \* ARABIC </w:instrText>
      </w:r>
      <w:r w:rsidR="00000000" w:rsidRPr="00BD4565">
        <w:rPr>
          <w:b/>
          <w:bCs/>
          <w:rPrChange w:id="506" w:author="nate nate" w:date="2022-07-31T08:46:00Z">
            <w:rPr/>
          </w:rPrChange>
        </w:rPr>
        <w:fldChar w:fldCharType="separate"/>
      </w:r>
      <w:r w:rsidR="00B377C8" w:rsidRPr="00BD4565">
        <w:rPr>
          <w:b/>
          <w:bCs/>
          <w:noProof/>
          <w:rPrChange w:id="507" w:author="nate nate" w:date="2022-07-31T08:46:00Z">
            <w:rPr>
              <w:noProof/>
            </w:rPr>
          </w:rPrChange>
        </w:rPr>
        <w:t>16</w:t>
      </w:r>
      <w:r w:rsidR="00000000" w:rsidRPr="00BD4565">
        <w:rPr>
          <w:b/>
          <w:bCs/>
          <w:noProof/>
          <w:rPrChange w:id="508" w:author="nate nate" w:date="2022-07-31T08:46:00Z">
            <w:rPr>
              <w:noProof/>
            </w:rPr>
          </w:rPrChange>
        </w:rPr>
        <w:fldChar w:fldCharType="end"/>
      </w:r>
      <w:del w:id="509" w:author="nate nate" w:date="2022-07-31T08:46:00Z">
        <w:r w:rsidDel="00BD4565">
          <w:delText xml:space="preserve"> </w:delText>
        </w:r>
      </w:del>
      <w:r>
        <w:br/>
      </w:r>
      <w:r w:rsidRPr="005B0D64">
        <w:rPr>
          <w:i/>
          <w:iCs w:val="0"/>
        </w:rPr>
        <w:t>Network Structure</w:t>
      </w:r>
      <w:bookmarkEnd w:id="502"/>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510" w:name="_Toc109920892"/>
      <w:commentRangeStart w:id="511"/>
      <w:r>
        <w:t>How do dynamic environment simulations work</w:t>
      </w:r>
      <w:bookmarkEnd w:id="510"/>
      <w:commentRangeEnd w:id="511"/>
      <w:r w:rsidR="00BD4565">
        <w:rPr>
          <w:rStyle w:val="CommentReference"/>
          <w:b w:val="0"/>
          <w:bCs w:val="0"/>
          <w:szCs w:val="20"/>
        </w:rPr>
        <w:commentReference w:id="511"/>
      </w:r>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512" w:name="_Toc109920893"/>
      <w:r>
        <w:t>Methods</w:t>
      </w:r>
      <w:bookmarkEnd w:id="512"/>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513" w:name="_Toc109920894"/>
      <w:r>
        <w:t>Unity-based</w:t>
      </w:r>
      <w:bookmarkEnd w:id="513"/>
    </w:p>
    <w:p w14:paraId="1CDB04BC" w14:textId="623AF844" w:rsidR="00E72F1F" w:rsidRPr="00536345" w:rsidRDefault="00E72F1F" w:rsidP="009C0CE1">
      <w:r>
        <w:t xml:space="preserve">Placeholder for anything </w:t>
      </w:r>
      <w:del w:id="514" w:author="nate nate" w:date="2022-07-31T08:59:00Z">
        <w:r w:rsidDel="00383CF5">
          <w:delText xml:space="preserve">Unity </w:delText>
        </w:r>
      </w:del>
      <w:ins w:id="515" w:author="nate nate" w:date="2022-07-31T08:59:00Z">
        <w:r w:rsidR="00383CF5">
          <w:t>Unity</w:t>
        </w:r>
        <w:r w:rsidR="00383CF5">
          <w:t>-</w:t>
        </w:r>
      </w:ins>
      <w:r>
        <w:t>specific.</w:t>
      </w:r>
    </w:p>
    <w:p w14:paraId="19515679" w14:textId="77777777" w:rsidR="00E72F1F" w:rsidRDefault="00E72F1F" w:rsidP="009C0CE1">
      <w:pPr>
        <w:pStyle w:val="Heading2"/>
        <w:ind w:firstLine="0"/>
      </w:pPr>
      <w:bookmarkStart w:id="516" w:name="_Toc109920895"/>
      <w:r>
        <w:t xml:space="preserve">Computer vision and autonomous </w:t>
      </w:r>
      <w:commentRangeStart w:id="517"/>
      <w:r>
        <w:t>driving</w:t>
      </w:r>
      <w:commentRangeEnd w:id="517"/>
      <w:r>
        <w:rPr>
          <w:rStyle w:val="CommentReference"/>
          <w:b w:val="0"/>
        </w:rPr>
        <w:commentReference w:id="517"/>
      </w:r>
      <w:bookmarkEnd w:id="516"/>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12CEEEB7" w:rsidR="00541718" w:rsidRPr="00541718" w:rsidRDefault="00541718" w:rsidP="00541718">
      <w:pPr>
        <w:pStyle w:val="Caption"/>
        <w:ind w:firstLine="0"/>
        <w:rPr>
          <w:i/>
          <w:iCs w:val="0"/>
        </w:rPr>
      </w:pPr>
      <w:bookmarkStart w:id="518" w:name="_Toc107430849"/>
      <w:r w:rsidRPr="00BD4565">
        <w:rPr>
          <w:b/>
          <w:bCs/>
          <w:rPrChange w:id="519" w:author="nate nate" w:date="2022-07-31T08:47:00Z">
            <w:rPr/>
          </w:rPrChange>
        </w:rPr>
        <w:t xml:space="preserve">Figure </w:t>
      </w:r>
      <w:r w:rsidR="00000000" w:rsidRPr="00BD4565">
        <w:rPr>
          <w:b/>
          <w:bCs/>
          <w:rPrChange w:id="520" w:author="nate nate" w:date="2022-07-31T08:47:00Z">
            <w:rPr/>
          </w:rPrChange>
        </w:rPr>
        <w:fldChar w:fldCharType="begin"/>
      </w:r>
      <w:r w:rsidR="00000000" w:rsidRPr="00BD4565">
        <w:rPr>
          <w:b/>
          <w:bCs/>
          <w:rPrChange w:id="521" w:author="nate nate" w:date="2022-07-31T08:47:00Z">
            <w:rPr/>
          </w:rPrChange>
        </w:rPr>
        <w:instrText xml:space="preserve"> SEQ Figure \* ARABIC </w:instrText>
      </w:r>
      <w:r w:rsidR="00000000" w:rsidRPr="00BD4565">
        <w:rPr>
          <w:b/>
          <w:bCs/>
          <w:rPrChange w:id="522" w:author="nate nate" w:date="2022-07-31T08:47:00Z">
            <w:rPr/>
          </w:rPrChange>
        </w:rPr>
        <w:fldChar w:fldCharType="separate"/>
      </w:r>
      <w:r w:rsidR="00B377C8" w:rsidRPr="00BD4565">
        <w:rPr>
          <w:b/>
          <w:bCs/>
          <w:noProof/>
          <w:rPrChange w:id="523" w:author="nate nate" w:date="2022-07-31T08:47:00Z">
            <w:rPr>
              <w:noProof/>
            </w:rPr>
          </w:rPrChange>
        </w:rPr>
        <w:t>17</w:t>
      </w:r>
      <w:r w:rsidR="00000000" w:rsidRPr="00BD4565">
        <w:rPr>
          <w:b/>
          <w:bCs/>
          <w:noProof/>
          <w:rPrChange w:id="524" w:author="nate nate" w:date="2022-07-31T08:47:00Z">
            <w:rPr>
              <w:noProof/>
            </w:rPr>
          </w:rPrChange>
        </w:rPr>
        <w:fldChar w:fldCharType="end"/>
      </w:r>
      <w:del w:id="525" w:author="nate nate" w:date="2022-07-31T08:47:00Z">
        <w:r w:rsidDel="00BD4565">
          <w:delText xml:space="preserve"> </w:delText>
        </w:r>
      </w:del>
      <w:r>
        <w:br/>
      </w:r>
      <w:r w:rsidRPr="00541718">
        <w:rPr>
          <w:i/>
          <w:iCs w:val="0"/>
        </w:rPr>
        <w:t>Taxonomy of Example Use-Cases</w:t>
      </w:r>
      <w:bookmarkEnd w:id="518"/>
    </w:p>
    <w:p w14:paraId="5ECCA6A1" w14:textId="77777777" w:rsidR="00E72F1F" w:rsidRPr="009039D4" w:rsidRDefault="00E72F1F" w:rsidP="00383CF5">
      <w:pPr>
        <w:ind w:firstLine="0"/>
        <w:pPrChange w:id="526" w:author="nate nate" w:date="2022-07-31T09:23:00Z">
          <w:pPr/>
        </w:pPrChange>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527" w:name="_Toc109920896"/>
      <w:r>
        <w:t xml:space="preserve">Data collection </w:t>
      </w:r>
      <w:commentRangeStart w:id="528"/>
      <w:r>
        <w:t>process</w:t>
      </w:r>
      <w:commentRangeEnd w:id="528"/>
      <w:r>
        <w:rPr>
          <w:rStyle w:val="CommentReference"/>
          <w:b w:val="0"/>
          <w:i w:val="0"/>
        </w:rPr>
        <w:commentReference w:id="528"/>
      </w:r>
      <w:bookmarkEnd w:id="527"/>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025CBB7E" w:rsidR="004A7CE6" w:rsidRPr="004A7CE6" w:rsidRDefault="004A7CE6" w:rsidP="004A7CE6">
      <w:pPr>
        <w:pStyle w:val="Caption"/>
        <w:ind w:firstLine="0"/>
        <w:rPr>
          <w:i/>
          <w:iCs w:val="0"/>
        </w:rPr>
      </w:pPr>
      <w:bookmarkStart w:id="529" w:name="_Toc107430850"/>
      <w:r w:rsidRPr="00BD4565">
        <w:rPr>
          <w:b/>
          <w:bCs/>
          <w:rPrChange w:id="530" w:author="nate nate" w:date="2022-07-31T08:47:00Z">
            <w:rPr/>
          </w:rPrChange>
        </w:rPr>
        <w:t xml:space="preserve">Figure </w:t>
      </w:r>
      <w:r w:rsidR="00000000" w:rsidRPr="00BD4565">
        <w:rPr>
          <w:b/>
          <w:bCs/>
          <w:rPrChange w:id="531" w:author="nate nate" w:date="2022-07-31T08:47:00Z">
            <w:rPr/>
          </w:rPrChange>
        </w:rPr>
        <w:fldChar w:fldCharType="begin"/>
      </w:r>
      <w:r w:rsidR="00000000" w:rsidRPr="00BD4565">
        <w:rPr>
          <w:b/>
          <w:bCs/>
          <w:rPrChange w:id="532" w:author="nate nate" w:date="2022-07-31T08:47:00Z">
            <w:rPr/>
          </w:rPrChange>
        </w:rPr>
        <w:instrText xml:space="preserve"> SEQ Figure \* ARABIC </w:instrText>
      </w:r>
      <w:r w:rsidR="00000000" w:rsidRPr="00BD4565">
        <w:rPr>
          <w:b/>
          <w:bCs/>
          <w:rPrChange w:id="533" w:author="nate nate" w:date="2022-07-31T08:47:00Z">
            <w:rPr/>
          </w:rPrChange>
        </w:rPr>
        <w:fldChar w:fldCharType="separate"/>
      </w:r>
      <w:r w:rsidR="00B377C8" w:rsidRPr="00BD4565">
        <w:rPr>
          <w:b/>
          <w:bCs/>
          <w:noProof/>
          <w:rPrChange w:id="534" w:author="nate nate" w:date="2022-07-31T08:47:00Z">
            <w:rPr>
              <w:noProof/>
            </w:rPr>
          </w:rPrChange>
        </w:rPr>
        <w:t>18</w:t>
      </w:r>
      <w:r w:rsidR="00000000" w:rsidRPr="00BD4565">
        <w:rPr>
          <w:b/>
          <w:bCs/>
          <w:noProof/>
          <w:rPrChange w:id="535" w:author="nate nate" w:date="2022-07-31T08:47:00Z">
            <w:rPr>
              <w:noProof/>
            </w:rPr>
          </w:rPrChange>
        </w:rPr>
        <w:fldChar w:fldCharType="end"/>
      </w:r>
      <w:del w:id="536" w:author="nate nate" w:date="2022-07-31T08:47:00Z">
        <w:r w:rsidDel="00BD4565">
          <w:delText xml:space="preserve"> </w:delText>
        </w:r>
      </w:del>
      <w:r>
        <w:br/>
      </w:r>
      <w:r w:rsidRPr="004A7CE6">
        <w:rPr>
          <w:i/>
          <w:iCs w:val="0"/>
        </w:rPr>
        <w:t>System Design</w:t>
      </w:r>
      <w:bookmarkEnd w:id="529"/>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5147DCFE"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sidR="00151A0D">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12C57450" w:rsidR="0049778A" w:rsidRPr="0049778A" w:rsidRDefault="0049778A" w:rsidP="0049778A">
      <w:pPr>
        <w:pStyle w:val="Caption"/>
        <w:ind w:firstLine="0"/>
        <w:rPr>
          <w:i/>
          <w:iCs w:val="0"/>
        </w:rPr>
      </w:pPr>
      <w:bookmarkStart w:id="537" w:name="_Toc107430851"/>
      <w:r w:rsidRPr="00BD4565">
        <w:rPr>
          <w:b/>
          <w:bCs/>
          <w:rPrChange w:id="538" w:author="nate nate" w:date="2022-07-31T08:47:00Z">
            <w:rPr/>
          </w:rPrChange>
        </w:rPr>
        <w:t xml:space="preserve">Figure </w:t>
      </w:r>
      <w:r w:rsidR="00000000" w:rsidRPr="00BD4565">
        <w:rPr>
          <w:b/>
          <w:bCs/>
          <w:rPrChange w:id="539" w:author="nate nate" w:date="2022-07-31T08:47:00Z">
            <w:rPr/>
          </w:rPrChange>
        </w:rPr>
        <w:fldChar w:fldCharType="begin"/>
      </w:r>
      <w:r w:rsidR="00000000" w:rsidRPr="00BD4565">
        <w:rPr>
          <w:b/>
          <w:bCs/>
          <w:rPrChange w:id="540" w:author="nate nate" w:date="2022-07-31T08:47:00Z">
            <w:rPr/>
          </w:rPrChange>
        </w:rPr>
        <w:instrText xml:space="preserve"> SEQ Figure \* ARABIC </w:instrText>
      </w:r>
      <w:r w:rsidR="00000000" w:rsidRPr="00BD4565">
        <w:rPr>
          <w:b/>
          <w:bCs/>
          <w:rPrChange w:id="541" w:author="nate nate" w:date="2022-07-31T08:47:00Z">
            <w:rPr/>
          </w:rPrChange>
        </w:rPr>
        <w:fldChar w:fldCharType="separate"/>
      </w:r>
      <w:r w:rsidR="00B377C8" w:rsidRPr="00BD4565">
        <w:rPr>
          <w:b/>
          <w:bCs/>
          <w:noProof/>
          <w:rPrChange w:id="542" w:author="nate nate" w:date="2022-07-31T08:47:00Z">
            <w:rPr>
              <w:noProof/>
            </w:rPr>
          </w:rPrChange>
        </w:rPr>
        <w:t>19</w:t>
      </w:r>
      <w:r w:rsidR="00000000" w:rsidRPr="00BD4565">
        <w:rPr>
          <w:b/>
          <w:bCs/>
          <w:noProof/>
          <w:rPrChange w:id="543" w:author="nate nate" w:date="2022-07-31T08:47:00Z">
            <w:rPr>
              <w:noProof/>
            </w:rPr>
          </w:rPrChange>
        </w:rPr>
        <w:fldChar w:fldCharType="end"/>
      </w:r>
      <w:ins w:id="544" w:author="nate nate" w:date="2022-07-31T08:47:00Z">
        <w:r w:rsidR="00BD4565" w:rsidRPr="00BD4565">
          <w:rPr>
            <w:b/>
            <w:bCs/>
            <w:rPrChange w:id="545" w:author="nate nate" w:date="2022-07-31T08:47:00Z">
              <w:rPr/>
            </w:rPrChange>
          </w:rPr>
          <w:br/>
        </w:r>
      </w:ins>
      <w:del w:id="546" w:author="nate nate" w:date="2022-07-31T08:47:00Z">
        <w:r w:rsidDel="00BD4565">
          <w:delText xml:space="preserve"> </w:delText>
        </w:r>
      </w:del>
      <w:r w:rsidRPr="0049778A">
        <w:rPr>
          <w:i/>
          <w:iCs w:val="0"/>
        </w:rPr>
        <w:t>Training Configuration</w:t>
      </w:r>
      <w:bookmarkEnd w:id="537"/>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09971326"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151A0D">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547" w:name="_Toc109920897"/>
      <w:r>
        <w:lastRenderedPageBreak/>
        <w:t>Safety Control Systems</w:t>
      </w:r>
      <w:bookmarkEnd w:id="547"/>
    </w:p>
    <w:p w14:paraId="43846237" w14:textId="51E639B4"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151A0D">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548" w:name="_Toc107430852"/>
      <w:r w:rsidRPr="00BD4565">
        <w:rPr>
          <w:b/>
          <w:bCs/>
          <w:rPrChange w:id="549" w:author="nate nate" w:date="2022-07-31T08:47:00Z">
            <w:rPr/>
          </w:rPrChange>
        </w:rPr>
        <w:t xml:space="preserve">Figure </w:t>
      </w:r>
      <w:r w:rsidR="00000000" w:rsidRPr="00BD4565">
        <w:rPr>
          <w:b/>
          <w:bCs/>
          <w:rPrChange w:id="550" w:author="nate nate" w:date="2022-07-31T08:47:00Z">
            <w:rPr/>
          </w:rPrChange>
        </w:rPr>
        <w:fldChar w:fldCharType="begin"/>
      </w:r>
      <w:r w:rsidR="00000000" w:rsidRPr="00BD4565">
        <w:rPr>
          <w:b/>
          <w:bCs/>
          <w:rPrChange w:id="551" w:author="nate nate" w:date="2022-07-31T08:47:00Z">
            <w:rPr/>
          </w:rPrChange>
        </w:rPr>
        <w:instrText xml:space="preserve"> SEQ Figure \* ARABIC </w:instrText>
      </w:r>
      <w:r w:rsidR="00000000" w:rsidRPr="00BD4565">
        <w:rPr>
          <w:b/>
          <w:bCs/>
          <w:rPrChange w:id="552" w:author="nate nate" w:date="2022-07-31T08:47:00Z">
            <w:rPr/>
          </w:rPrChange>
        </w:rPr>
        <w:fldChar w:fldCharType="separate"/>
      </w:r>
      <w:r w:rsidR="00B377C8" w:rsidRPr="00BD4565">
        <w:rPr>
          <w:b/>
          <w:bCs/>
          <w:noProof/>
          <w:rPrChange w:id="553" w:author="nate nate" w:date="2022-07-31T08:47:00Z">
            <w:rPr>
              <w:noProof/>
            </w:rPr>
          </w:rPrChange>
        </w:rPr>
        <w:t>20</w:t>
      </w:r>
      <w:r w:rsidR="00000000" w:rsidRPr="00BD4565">
        <w:rPr>
          <w:b/>
          <w:bCs/>
          <w:noProof/>
          <w:rPrChange w:id="554" w:author="nate nate" w:date="2022-07-31T08:47:00Z">
            <w:rPr>
              <w:noProof/>
            </w:rPr>
          </w:rPrChange>
        </w:rPr>
        <w:fldChar w:fldCharType="end"/>
      </w:r>
      <w:r>
        <w:br/>
      </w:r>
      <w:r w:rsidRPr="00B92EC6">
        <w:rPr>
          <w:i/>
          <w:iCs w:val="0"/>
        </w:rPr>
        <w:t>Taxonomy of Participants and Example Challenges</w:t>
      </w:r>
      <w:bookmarkEnd w:id="548"/>
    </w:p>
    <w:p w14:paraId="70C4145F" w14:textId="77777777" w:rsidR="00E72F1F" w:rsidRDefault="00E72F1F" w:rsidP="001A0924">
      <w:pPr>
        <w:ind w:firstLine="0"/>
        <w:pPrChange w:id="555" w:author="nate nate" w:date="2022-07-31T08:58:00Z">
          <w:pPr/>
        </w:pPrChange>
      </w:pPr>
      <w:r>
        <w:rPr>
          <w:noProof/>
        </w:rPr>
        <w:drawing>
          <wp:inline distT="0" distB="0" distL="0" distR="0" wp14:anchorId="69AD687C" wp14:editId="421E46CD">
            <wp:extent cx="5362575" cy="4238625"/>
            <wp:effectExtent l="0" t="0" r="6667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BD4565">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556" w:name="_Toc109920898"/>
      <w:r>
        <w:t>Convenience Systems</w:t>
      </w:r>
      <w:bookmarkEnd w:id="556"/>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3C31B1B2" w14:textId="77777777" w:rsidR="00A549E3" w:rsidRDefault="00A549E3">
      <w:pPr>
        <w:spacing w:line="259" w:lineRule="auto"/>
        <w:ind w:firstLine="0"/>
        <w:rPr>
          <w:ins w:id="557" w:author="nate nate" w:date="2022-07-31T08:48:00Z"/>
          <w:b/>
          <w:bCs/>
          <w:iCs/>
          <w:szCs w:val="18"/>
        </w:rPr>
      </w:pPr>
      <w:bookmarkStart w:id="558" w:name="_Toc107430853"/>
      <w:ins w:id="559" w:author="nate nate" w:date="2022-07-31T08:48:00Z">
        <w:r>
          <w:rPr>
            <w:b/>
            <w:bCs/>
          </w:rPr>
          <w:br w:type="page"/>
        </w:r>
      </w:ins>
    </w:p>
    <w:p w14:paraId="2A67EF23" w14:textId="5DD1297E" w:rsidR="000079EB" w:rsidRPr="000079EB" w:rsidRDefault="000079EB" w:rsidP="000079EB">
      <w:pPr>
        <w:pStyle w:val="Caption"/>
        <w:ind w:firstLine="0"/>
        <w:rPr>
          <w:i/>
          <w:iCs w:val="0"/>
        </w:rPr>
      </w:pPr>
      <w:r w:rsidRPr="00A549E3">
        <w:rPr>
          <w:b/>
          <w:bCs/>
          <w:rPrChange w:id="560" w:author="nate nate" w:date="2022-07-31T08:48:00Z">
            <w:rPr/>
          </w:rPrChange>
        </w:rPr>
        <w:lastRenderedPageBreak/>
        <w:t xml:space="preserve">Figure </w:t>
      </w:r>
      <w:r w:rsidR="00000000" w:rsidRPr="00A549E3">
        <w:rPr>
          <w:b/>
          <w:bCs/>
          <w:rPrChange w:id="561" w:author="nate nate" w:date="2022-07-31T08:48:00Z">
            <w:rPr/>
          </w:rPrChange>
        </w:rPr>
        <w:fldChar w:fldCharType="begin"/>
      </w:r>
      <w:r w:rsidR="00000000" w:rsidRPr="00A549E3">
        <w:rPr>
          <w:b/>
          <w:bCs/>
          <w:rPrChange w:id="562" w:author="nate nate" w:date="2022-07-31T08:48:00Z">
            <w:rPr/>
          </w:rPrChange>
        </w:rPr>
        <w:instrText xml:space="preserve"> SEQ Figure \* ARABIC </w:instrText>
      </w:r>
      <w:r w:rsidR="00000000" w:rsidRPr="00A549E3">
        <w:rPr>
          <w:b/>
          <w:bCs/>
          <w:rPrChange w:id="563" w:author="nate nate" w:date="2022-07-31T08:48:00Z">
            <w:rPr/>
          </w:rPrChange>
        </w:rPr>
        <w:fldChar w:fldCharType="separate"/>
      </w:r>
      <w:r w:rsidR="00B377C8" w:rsidRPr="00A549E3">
        <w:rPr>
          <w:b/>
          <w:bCs/>
          <w:noProof/>
          <w:rPrChange w:id="564" w:author="nate nate" w:date="2022-07-31T08:48:00Z">
            <w:rPr>
              <w:noProof/>
            </w:rPr>
          </w:rPrChange>
        </w:rPr>
        <w:t>21</w:t>
      </w:r>
      <w:r w:rsidR="00000000" w:rsidRPr="00A549E3">
        <w:rPr>
          <w:b/>
          <w:bCs/>
          <w:noProof/>
          <w:rPrChange w:id="565" w:author="nate nate" w:date="2022-07-31T08:48:00Z">
            <w:rPr>
              <w:noProof/>
            </w:rPr>
          </w:rPrChange>
        </w:rPr>
        <w:fldChar w:fldCharType="end"/>
      </w:r>
      <w:del w:id="566" w:author="nate nate" w:date="2022-07-31T08:48:00Z">
        <w:r w:rsidDel="00A549E3">
          <w:delText xml:space="preserve"> </w:delText>
        </w:r>
      </w:del>
      <w:r>
        <w:br/>
      </w:r>
      <w:r w:rsidRPr="000079EB">
        <w:rPr>
          <w:i/>
          <w:iCs w:val="0"/>
        </w:rPr>
        <w:t>Example Microservice Architecture</w:t>
      </w:r>
      <w:bookmarkEnd w:id="558"/>
    </w:p>
    <w:p w14:paraId="315C590C" w14:textId="77777777" w:rsidR="00E72F1F" w:rsidRDefault="00E72F1F" w:rsidP="00A549E3">
      <w:pPr>
        <w:ind w:firstLine="0"/>
        <w:pPrChange w:id="567" w:author="nate nate" w:date="2022-07-31T08:48:00Z">
          <w:pPr/>
        </w:pPrChange>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V-TORCS (Virtual the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568" w:name="_Toc109920899"/>
      <w:r>
        <w:t>Optimization Systems</w:t>
      </w:r>
      <w:bookmarkEnd w:id="568"/>
    </w:p>
    <w:p w14:paraId="65A891E0" w14:textId="485AA5AD"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151A0D">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79C8E4EB" w:rsidR="00A125F3" w:rsidRPr="00A125F3" w:rsidRDefault="00A125F3" w:rsidP="00A125F3">
      <w:pPr>
        <w:pStyle w:val="Caption"/>
        <w:ind w:firstLine="0"/>
        <w:rPr>
          <w:i/>
          <w:iCs w:val="0"/>
        </w:rPr>
      </w:pPr>
      <w:bookmarkStart w:id="569" w:name="_Toc107430917"/>
      <w:r w:rsidRPr="00A549E3">
        <w:rPr>
          <w:b/>
          <w:bCs/>
          <w:rPrChange w:id="570" w:author="nate nate" w:date="2022-07-31T08:48:00Z">
            <w:rPr/>
          </w:rPrChange>
        </w:rPr>
        <w:t xml:space="preserve">Table </w:t>
      </w:r>
      <w:r w:rsidR="00000000" w:rsidRPr="00A549E3">
        <w:rPr>
          <w:b/>
          <w:bCs/>
          <w:rPrChange w:id="571" w:author="nate nate" w:date="2022-07-31T08:48:00Z">
            <w:rPr/>
          </w:rPrChange>
        </w:rPr>
        <w:fldChar w:fldCharType="begin"/>
      </w:r>
      <w:r w:rsidR="00000000" w:rsidRPr="00A549E3">
        <w:rPr>
          <w:b/>
          <w:bCs/>
          <w:rPrChange w:id="572" w:author="nate nate" w:date="2022-07-31T08:48:00Z">
            <w:rPr/>
          </w:rPrChange>
        </w:rPr>
        <w:instrText xml:space="preserve"> SEQ Table \* ARABIC </w:instrText>
      </w:r>
      <w:r w:rsidR="00000000" w:rsidRPr="00A549E3">
        <w:rPr>
          <w:b/>
          <w:bCs/>
          <w:rPrChange w:id="573" w:author="nate nate" w:date="2022-07-31T08:48:00Z">
            <w:rPr/>
          </w:rPrChange>
        </w:rPr>
        <w:fldChar w:fldCharType="separate"/>
      </w:r>
      <w:ins w:id="574" w:author="nate nate" w:date="2022-07-31T08:51:00Z">
        <w:r w:rsidR="00A549E3">
          <w:rPr>
            <w:b/>
            <w:bCs/>
            <w:noProof/>
          </w:rPr>
          <w:t>8</w:t>
        </w:r>
      </w:ins>
      <w:del w:id="575" w:author="nate nate" w:date="2022-07-31T08:51:00Z">
        <w:r w:rsidR="00421FD7" w:rsidRPr="00A549E3" w:rsidDel="00A549E3">
          <w:rPr>
            <w:b/>
            <w:bCs/>
            <w:noProof/>
            <w:rPrChange w:id="576" w:author="nate nate" w:date="2022-07-31T08:48:00Z">
              <w:rPr>
                <w:noProof/>
              </w:rPr>
            </w:rPrChange>
          </w:rPr>
          <w:delText>8</w:delText>
        </w:r>
      </w:del>
      <w:r w:rsidR="00000000" w:rsidRPr="00A549E3">
        <w:rPr>
          <w:b/>
          <w:bCs/>
          <w:noProof/>
          <w:rPrChange w:id="577" w:author="nate nate" w:date="2022-07-31T08:48:00Z">
            <w:rPr>
              <w:noProof/>
            </w:rPr>
          </w:rPrChange>
        </w:rPr>
        <w:fldChar w:fldCharType="end"/>
      </w:r>
      <w:del w:id="578" w:author="nate nate" w:date="2022-07-31T08:48:00Z">
        <w:r w:rsidDel="00A549E3">
          <w:delText xml:space="preserve"> </w:delText>
        </w:r>
      </w:del>
      <w:r>
        <w:br/>
      </w:r>
      <w:r w:rsidRPr="00A125F3">
        <w:rPr>
          <w:i/>
          <w:iCs w:val="0"/>
        </w:rPr>
        <w:t>Ongoing Fees</w:t>
      </w:r>
      <w:bookmarkEnd w:id="569"/>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t>x $2.</w:t>
            </w:r>
            <w:commentRangeStart w:id="579"/>
            <w:r w:rsidRPr="00E90EC1">
              <w:t>50</w:t>
            </w:r>
            <w:commentRangeEnd w:id="579"/>
            <w:r>
              <w:rPr>
                <w:rStyle w:val="CommentReference"/>
                <w:b w:val="0"/>
                <w:bCs w:val="0"/>
              </w:rPr>
              <w:commentReference w:id="579"/>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5325FC2B"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151A0D">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B2F05AA" w14:textId="708AF428" w:rsidR="00E72F1F" w:rsidRDefault="00251EDA" w:rsidP="00251EDA">
      <w:pPr>
        <w:pStyle w:val="Caption"/>
        <w:ind w:firstLine="0"/>
      </w:pPr>
      <w:bookmarkStart w:id="580" w:name="_Toc107430854"/>
      <w:r w:rsidRPr="00A549E3">
        <w:rPr>
          <w:b/>
          <w:bCs/>
          <w:rPrChange w:id="581" w:author="nate nate" w:date="2022-07-31T08:48:00Z">
            <w:rPr/>
          </w:rPrChange>
        </w:rPr>
        <w:t xml:space="preserve">Figure </w:t>
      </w:r>
      <w:r w:rsidR="00000000" w:rsidRPr="00A549E3">
        <w:rPr>
          <w:b/>
          <w:bCs/>
          <w:rPrChange w:id="582" w:author="nate nate" w:date="2022-07-31T08:48:00Z">
            <w:rPr/>
          </w:rPrChange>
        </w:rPr>
        <w:fldChar w:fldCharType="begin"/>
      </w:r>
      <w:r w:rsidR="00000000" w:rsidRPr="00A549E3">
        <w:rPr>
          <w:b/>
          <w:bCs/>
          <w:rPrChange w:id="583" w:author="nate nate" w:date="2022-07-31T08:48:00Z">
            <w:rPr/>
          </w:rPrChange>
        </w:rPr>
        <w:instrText xml:space="preserve"> SEQ Figure \* ARABIC </w:instrText>
      </w:r>
      <w:r w:rsidR="00000000" w:rsidRPr="00A549E3">
        <w:rPr>
          <w:b/>
          <w:bCs/>
          <w:rPrChange w:id="584" w:author="nate nate" w:date="2022-07-31T08:48:00Z">
            <w:rPr/>
          </w:rPrChange>
        </w:rPr>
        <w:fldChar w:fldCharType="separate"/>
      </w:r>
      <w:r w:rsidR="00B377C8" w:rsidRPr="00A549E3">
        <w:rPr>
          <w:b/>
          <w:bCs/>
          <w:noProof/>
          <w:rPrChange w:id="585" w:author="nate nate" w:date="2022-07-31T08:48:00Z">
            <w:rPr>
              <w:noProof/>
            </w:rPr>
          </w:rPrChange>
        </w:rPr>
        <w:t>22</w:t>
      </w:r>
      <w:r w:rsidR="00000000" w:rsidRPr="00A549E3">
        <w:rPr>
          <w:b/>
          <w:bCs/>
          <w:noProof/>
          <w:rPrChange w:id="586" w:author="nate nate" w:date="2022-07-31T08:48:00Z">
            <w:rPr>
              <w:noProof/>
            </w:rPr>
          </w:rPrChange>
        </w:rPr>
        <w:fldChar w:fldCharType="end"/>
      </w:r>
      <w:del w:id="587" w:author="nate nate" w:date="2022-07-31T08:48:00Z">
        <w:r w:rsidDel="00A549E3">
          <w:delText xml:space="preserve"> </w:delText>
        </w:r>
      </w:del>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580"/>
    </w:p>
    <w:p w14:paraId="25F8F339" w14:textId="77777777" w:rsidR="00E72F1F" w:rsidRDefault="00E72F1F" w:rsidP="009C0CE1">
      <w:pPr>
        <w:pStyle w:val="Heading3"/>
        <w:ind w:firstLine="0"/>
      </w:pPr>
      <w:bookmarkStart w:id="588" w:name="_Toc109920900"/>
      <w:r>
        <w:t>Smart City Integration</w:t>
      </w:r>
      <w:bookmarkEnd w:id="588"/>
    </w:p>
    <w:p w14:paraId="5A97887A" w14:textId="370A4451" w:rsidR="00E72F1F" w:rsidRDefault="00E72F1F" w:rsidP="009C0CE1">
      <w:r>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151A0D">
            <w:rPr>
              <w:noProof/>
            </w:rPr>
            <w:t xml:space="preserve"> </w:t>
          </w:r>
          <w:r w:rsidR="00151A0D">
            <w:rPr>
              <w:noProof/>
            </w:rPr>
            <w:lastRenderedPageBreak/>
            <w:t>(Cohen, 2013)</w:t>
          </w:r>
          <w:r>
            <w:fldChar w:fldCharType="end"/>
          </w:r>
        </w:sdtContent>
      </w:sdt>
      <w:r>
        <w:t>. Modernizing these areas will require significant infrastructure investments, 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589" w:name="_Toc109920901"/>
      <w:r>
        <w:t>Observations</w:t>
      </w:r>
      <w:bookmarkEnd w:id="589"/>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590" w:name="_Toc109920902"/>
      <w:r>
        <w:lastRenderedPageBreak/>
        <w:t>How does the reproducibility crisis impact ML design</w:t>
      </w:r>
      <w:bookmarkEnd w:id="590"/>
    </w:p>
    <w:p w14:paraId="6B68BDB2" w14:textId="76958370"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sidR="00151A0D">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(NDIF), such as software 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591" w:name="_Toc109920903"/>
      <w:r>
        <w:t>Sources of Non-Determinism Introducing Factors</w:t>
      </w:r>
      <w:bookmarkEnd w:id="591"/>
    </w:p>
    <w:p w14:paraId="042D8222" w14:textId="1AF6DD17"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sidR="00151A0D">
            <w:rPr>
              <w:noProof/>
            </w:rPr>
            <w:t xml:space="preserve"> (Kilgallon, De la Rosa, &amp; Cavazos, 2017)</w:t>
          </w:r>
          <w:r>
            <w:fldChar w:fldCharType="end"/>
          </w:r>
        </w:sdtContent>
      </w:sdt>
      <w:r>
        <w:t xml:space="preserve">. Researchers publish new techniques and present their findings </w:t>
      </w:r>
      <w:del w:id="592" w:author="nate nate" w:date="2022-07-31T08:49:00Z">
        <w:r w:rsidDel="00A549E3">
          <w:delText>against existing</w:delText>
        </w:r>
      </w:del>
      <w:ins w:id="593" w:author="nate nate" w:date="2022-07-31T08:49:00Z">
        <w:r w:rsidR="00A549E3">
          <w:t>using</w:t>
        </w:r>
      </w:ins>
      <w:r>
        <w:t xml:space="preserve"> open-source products like FlowDroid, AmanDroid, and DroidSafe.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sidR="00151A0D">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0EBB8A00" w:rsidR="00E72F1F" w:rsidRDefault="00E72F1F" w:rsidP="009C0CE1">
      <w:r>
        <w:t>It’s challenging and expensive to recreate many foundational experiments, so researchers must assume that previous authors are correct. Unverified facts present a significant risk that can have cascading ramifications. Consider Majoranas,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151A0D">
            <w:rPr>
              <w:noProof/>
            </w:rPr>
            <w:t xml:space="preserve"> (Langston, 2022)</w:t>
          </w:r>
          <w:r>
            <w:fldChar w:fldCharType="end"/>
          </w:r>
        </w:sdtContent>
      </w:sdt>
      <w:r>
        <w:t xml:space="preserve">.” Limited access to equipment </w:t>
      </w:r>
      <w:r>
        <w:lastRenderedPageBreak/>
        <w:t>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151A0D">
            <w:rPr>
              <w:noProof/>
            </w:rPr>
            <w:t xml:space="preserve"> (Frolov, 2021)</w:t>
          </w:r>
          <w:r>
            <w:fldChar w:fldCharType="end"/>
          </w:r>
        </w:sdtContent>
      </w:sdt>
      <w:r>
        <w:t>. After disproving basic expectations, researchers revisited other assumptions and found that at least six other core tenants were false. This situation highlights the criticality of revalidating technological assumptions. The body of knowledge is never precise and continually evolving with new facts.</w:t>
      </w:r>
    </w:p>
    <w:p w14:paraId="70DCA5D1" w14:textId="7B0D7549"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151A0D">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151A0D">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594" w:name="_Toc109920904"/>
      <w:r>
        <w:t>Influence of societal norms and ethical design</w:t>
      </w:r>
      <w:bookmarkEnd w:id="594"/>
    </w:p>
    <w:p w14:paraId="2C7FF97F" w14:textId="7FB96C26" w:rsidR="00E72F1F" w:rsidRDefault="00E72F1F" w:rsidP="009C0CE1">
      <w:r>
        <w:t xml:space="preserve">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value-ladenness with bias and mispresents values as evidential factors. They state that researchers are generally well-intentioned and aim to make reliable, </w:t>
      </w:r>
      <w:r>
        <w:lastRenderedPageBreak/>
        <w:t>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151A0D">
            <w:rPr>
              <w:noProof/>
            </w:rPr>
            <w:t>(Denis, 2015, p. 3)</w:t>
          </w:r>
          <w:r>
            <w:fldChar w:fldCharType="end"/>
          </w:r>
        </w:sdtContent>
      </w:sdt>
      <w:r>
        <w:t>.” The quote infers that it can be challenging to include all aspects of the environment. These external factors can create deltas between expectations and 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595" w:name="_Toc109920905"/>
      <w:r>
        <w:t>Role of ethical design</w:t>
      </w:r>
      <w:bookmarkEnd w:id="595"/>
    </w:p>
    <w:p w14:paraId="639C2511" w14:textId="77777777" w:rsidR="00E72F1F" w:rsidRPr="002D079F" w:rsidRDefault="00E72F1F" w:rsidP="009C0CE1">
      <w:commentRangeStart w:id="596"/>
      <w:r>
        <w:t xml:space="preserve">Researchers </w:t>
      </w:r>
      <w:commentRangeEnd w:id="596"/>
      <w:r>
        <w:rPr>
          <w:rStyle w:val="CommentReference"/>
        </w:rPr>
        <w:commentReference w:id="596"/>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1911E404"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151A0D">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151A0D">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597" w:name="_Toc109920906"/>
      <w:r>
        <w:lastRenderedPageBreak/>
        <w:t xml:space="preserve">Threats to </w:t>
      </w:r>
      <w:commentRangeStart w:id="598"/>
      <w:r>
        <w:t>validity</w:t>
      </w:r>
      <w:commentRangeEnd w:id="598"/>
      <w:r>
        <w:rPr>
          <w:rStyle w:val="CommentReference"/>
          <w:b w:val="0"/>
          <w:i w:val="0"/>
        </w:rPr>
        <w:commentReference w:id="598"/>
      </w:r>
      <w:bookmarkEnd w:id="597"/>
    </w:p>
    <w:p w14:paraId="41F6D24B" w14:textId="5E39DCA2"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151A0D">
            <w:rPr>
              <w:noProof/>
            </w:rPr>
            <w:t xml:space="preserve"> (Parker, 1993)</w:t>
          </w:r>
          <w:r>
            <w:fldChar w:fldCharType="end"/>
          </w:r>
        </w:sdtContent>
      </w:sdt>
      <w:r>
        <w:t>. When designing high-quality experiments, the designers must be cognizant of these issues and their sources (see Table 1). Fundamentally, these challenges represent a degradation of the experiment</w:t>
      </w:r>
      <w:del w:id="599" w:author="nate nate" w:date="2022-07-31T08:49:00Z">
        <w:r w:rsidDel="00A549E3">
          <w:delText>'</w:delText>
        </w:r>
      </w:del>
      <w:ins w:id="600" w:author="nate nate" w:date="2022-07-31T08:49:00Z">
        <w:r w:rsidR="00A549E3">
          <w:t>’</w:t>
        </w:r>
      </w:ins>
      <w:r>
        <w: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Instead, researchers must decide on controls and procedures before even beginning data collection.</w:t>
      </w:r>
    </w:p>
    <w:p w14:paraId="2BA10C6B" w14:textId="020C54AA" w:rsidR="00E33B08" w:rsidRPr="006305D2" w:rsidRDefault="00E33B08" w:rsidP="00E33B08">
      <w:pPr>
        <w:pStyle w:val="Caption"/>
        <w:ind w:firstLine="0"/>
        <w:rPr>
          <w:i/>
          <w:iCs w:val="0"/>
        </w:rPr>
      </w:pPr>
      <w:bookmarkStart w:id="601" w:name="_Toc107430918"/>
      <w:r w:rsidRPr="00A549E3">
        <w:rPr>
          <w:b/>
          <w:bCs/>
          <w:rPrChange w:id="602" w:author="nate nate" w:date="2022-07-31T08:49:00Z">
            <w:rPr/>
          </w:rPrChange>
        </w:rPr>
        <w:t xml:space="preserve">Table </w:t>
      </w:r>
      <w:r w:rsidR="00000000" w:rsidRPr="00A549E3">
        <w:rPr>
          <w:b/>
          <w:bCs/>
          <w:rPrChange w:id="603" w:author="nate nate" w:date="2022-07-31T08:49:00Z">
            <w:rPr/>
          </w:rPrChange>
        </w:rPr>
        <w:fldChar w:fldCharType="begin"/>
      </w:r>
      <w:r w:rsidR="00000000" w:rsidRPr="00A549E3">
        <w:rPr>
          <w:b/>
          <w:bCs/>
          <w:rPrChange w:id="604" w:author="nate nate" w:date="2022-07-31T08:49:00Z">
            <w:rPr/>
          </w:rPrChange>
        </w:rPr>
        <w:instrText xml:space="preserve"> SEQ Table \* ARABIC </w:instrText>
      </w:r>
      <w:r w:rsidR="00000000" w:rsidRPr="00A549E3">
        <w:rPr>
          <w:b/>
          <w:bCs/>
          <w:rPrChange w:id="605" w:author="nate nate" w:date="2022-07-31T08:49:00Z">
            <w:rPr/>
          </w:rPrChange>
        </w:rPr>
        <w:fldChar w:fldCharType="separate"/>
      </w:r>
      <w:ins w:id="606" w:author="nate nate" w:date="2022-07-31T08:51:00Z">
        <w:r w:rsidR="00A549E3">
          <w:rPr>
            <w:b/>
            <w:bCs/>
            <w:noProof/>
          </w:rPr>
          <w:t>9</w:t>
        </w:r>
      </w:ins>
      <w:del w:id="607" w:author="nate nate" w:date="2022-07-31T08:51:00Z">
        <w:r w:rsidR="00421FD7" w:rsidRPr="00A549E3" w:rsidDel="00A549E3">
          <w:rPr>
            <w:b/>
            <w:bCs/>
            <w:noProof/>
            <w:rPrChange w:id="608" w:author="nate nate" w:date="2022-07-31T08:49:00Z">
              <w:rPr>
                <w:noProof/>
              </w:rPr>
            </w:rPrChange>
          </w:rPr>
          <w:delText>9</w:delText>
        </w:r>
      </w:del>
      <w:r w:rsidR="00000000" w:rsidRPr="00A549E3">
        <w:rPr>
          <w:b/>
          <w:bCs/>
          <w:noProof/>
          <w:rPrChange w:id="609" w:author="nate nate" w:date="2022-07-31T08:49:00Z">
            <w:rPr>
              <w:noProof/>
            </w:rPr>
          </w:rPrChange>
        </w:rPr>
        <w:fldChar w:fldCharType="end"/>
      </w:r>
      <w:r w:rsidR="006305D2">
        <w:br/>
      </w:r>
      <w:r w:rsidRPr="006305D2">
        <w:rPr>
          <w:i/>
          <w:iCs w:val="0"/>
        </w:rPr>
        <w:t>Threat Sources</w:t>
      </w:r>
      <w:bookmarkEnd w:id="601"/>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54D5CF1" w:rsidR="00E72F1F" w:rsidRPr="00554AE3" w:rsidRDefault="009C0CE1" w:rsidP="009C0CE1">
      <w:r>
        <w:br/>
      </w:r>
      <w:r w:rsidR="00E72F1F">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w:t>
      </w:r>
      <w:r w:rsidR="00E72F1F">
        <w:lastRenderedPageBreak/>
        <w:t>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151A0D">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610" w:name="_Toc109920907"/>
      <w:r>
        <w:t xml:space="preserve">Internal </w:t>
      </w:r>
      <w:commentRangeStart w:id="611"/>
      <w:r>
        <w:t>biases</w:t>
      </w:r>
      <w:commentRangeEnd w:id="611"/>
      <w:r>
        <w:rPr>
          <w:rStyle w:val="CommentReference"/>
          <w:b w:val="0"/>
          <w:i w:val="0"/>
        </w:rPr>
        <w:commentReference w:id="611"/>
      </w:r>
      <w:bookmarkEnd w:id="610"/>
    </w:p>
    <w:p w14:paraId="79FF8AF9" w14:textId="58F02202" w:rsidR="00E72F1F" w:rsidRPr="008B5F57" w:rsidRDefault="00E72F1F" w:rsidP="009C0CE1">
      <w:r w:rsidRPr="008B5F57">
        <w:t>Researchers need to understand their internal biases. Everyone has historical and cultural defaults that lead to prejudices. These subtle classification differences influence language and 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151A0D">
            <w:rPr>
              <w:noProof/>
            </w:rPr>
            <w:t xml:space="preserve"> (Owen, 2017)</w:t>
          </w:r>
          <w:r w:rsidRPr="008B5F57">
            <w:fldChar w:fldCharType="end"/>
          </w:r>
        </w:sdtContent>
      </w:sdt>
      <w:r w:rsidRPr="008B5F57">
        <w:t>. Words matter</w:t>
      </w:r>
      <w:ins w:id="612" w:author="nate nate" w:date="2022-07-31T08:49:00Z">
        <w:r w:rsidR="00A549E3">
          <w:t>,</w:t>
        </w:r>
      </w:ins>
      <w:r w:rsidRPr="008B5F57">
        <w:t xml:space="preserve">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613" w:name="_Toc109920908"/>
      <w:r>
        <w:t>Sources of ethical frameworks</w:t>
      </w:r>
      <w:bookmarkEnd w:id="613"/>
    </w:p>
    <w:p w14:paraId="5D372AB0" w14:textId="4C863868"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151A0D">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Adashi et al. (2018, p. 1347) argue that the Belmont Report’s “distinction between research and practice is disappearing within the commercialization of present-day research.”  Businesses actively debate the definition of “harm” and propose a notion of “harm versus </w:t>
      </w:r>
      <w:r>
        <w:lastRenderedPageBreak/>
        <w:t xml:space="preserve">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614" w:name="_Toc109920909"/>
      <w:r>
        <w:t>Controversial Subjects</w:t>
      </w:r>
      <w:bookmarkEnd w:id="614"/>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615"/>
      <w:r>
        <w:t>isolation</w:t>
      </w:r>
      <w:commentRangeEnd w:id="615"/>
      <w:r>
        <w:t xml:space="preserve"> (Owen, 2017; Adashi et al., 2018)</w:t>
      </w:r>
      <w:r>
        <w:rPr>
          <w:rStyle w:val="CommentReference"/>
        </w:rPr>
        <w:commentReference w:id="615"/>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616"/>
      <w:r>
        <w:t>neutral</w:t>
      </w:r>
      <w:commentRangeEnd w:id="616"/>
      <w:r>
        <w:rPr>
          <w:rStyle w:val="CommentReference"/>
        </w:rPr>
        <w:commentReference w:id="616"/>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617" w:name="_Toc109920910"/>
      <w:r>
        <w:t xml:space="preserve">Ethical </w:t>
      </w:r>
      <w:commentRangeStart w:id="618"/>
      <w:r>
        <w:t>considerations of A</w:t>
      </w:r>
      <w:commentRangeEnd w:id="618"/>
      <w:r>
        <w:t>.I.</w:t>
      </w:r>
      <w:r>
        <w:rPr>
          <w:rStyle w:val="CommentReference"/>
          <w:b w:val="0"/>
        </w:rPr>
        <w:commentReference w:id="618"/>
      </w:r>
      <w:bookmarkEnd w:id="617"/>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w:t>
      </w:r>
      <w:r>
        <w:lastRenderedPageBreak/>
        <w:t xml:space="preserve">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(Wildberger,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619" w:name="_Toc109920911"/>
      <w:r>
        <w:t>Roles of Artificial Intelligence</w:t>
      </w:r>
      <w:bookmarkEnd w:id="619"/>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 xml:space="preserve">Similarly, modern businesses actively seek methods to reduce costs and improve efficiencies through automation. The most powerful artificial intelligence applications use machines to enhance human capabilities rather than replace them (Heer, 2019; Boire, 2017). For instance, a person can write a more profound business case than a machine; however, the same </w:t>
      </w:r>
      <w:r>
        <w:lastRenderedPageBreak/>
        <w:t xml:space="preserve">device will have fewer grammatical errors. This </w:t>
      </w:r>
      <w:r w:rsidRPr="00246BD9">
        <w:t>dichotomy</w:t>
      </w:r>
      <w:r>
        <w:t xml:space="preserve"> exists because humans specialize in contextualizing thought versus using patterns to make predictions (Schleer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866BDBF" w:rsidR="00E72F1F" w:rsidRPr="00DC5575" w:rsidRDefault="00E72F1F" w:rsidP="009C0CE1">
      <w:r>
        <w:t xml:space="preserve">While this approach has much potential, there are concerns that professionals arbitrarily accept recommendations. However, these challenges occur everywhere that automation controls the ‘last mile’ of decision making. If the suggestion comes from a machine or peer, the person in </w:t>
      </w:r>
      <w:r>
        <w:lastRenderedPageBreak/>
        <w:t>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151A0D">
            <w:rPr>
              <w:noProof/>
            </w:rPr>
            <w:t xml:space="preserve"> (Hole &amp; Ahmad, 2019)</w:t>
          </w:r>
          <w:r>
            <w:fldChar w:fldCharType="end"/>
          </w:r>
        </w:sdtContent>
      </w:sdt>
      <w:r>
        <w:t>. Until artificial brains can rationalize abstract thought, humans must perform this task.</w:t>
      </w:r>
    </w:p>
    <w:p w14:paraId="7D5E5BFF" w14:textId="0751B6D4" w:rsidR="00E72F1F" w:rsidRDefault="00E72F1F" w:rsidP="009C0CE1">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151A0D">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151A0D">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 xml:space="preserve">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620" w:name="_Toc109920912"/>
      <w:r>
        <w:t>Design Considerations</w:t>
      </w:r>
      <w:bookmarkEnd w:id="620"/>
    </w:p>
    <w:p w14:paraId="04058629" w14:textId="77777777" w:rsidR="00E72F1F" w:rsidRPr="00AC30AE" w:rsidRDefault="00E72F1F" w:rsidP="009C0CE1">
      <w:r>
        <w:t xml:space="preserve">Two recent attempts to define this process for ensuring ethical A.I. are the European Union’s Ethics Guidelines for Trustworthy A.I. and the OECD’s Principals of Ethical A.I. (E.U., </w:t>
      </w:r>
      <w:r>
        <w:lastRenderedPageBreak/>
        <w:t>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621" w:name="_Toc109920913"/>
      <w:r>
        <w:t>Human-Centric</w:t>
      </w:r>
      <w:bookmarkEnd w:id="621"/>
    </w:p>
    <w:p w14:paraId="74A66C67" w14:textId="4B63564C" w:rsidR="00E72F1F" w:rsidRPr="00AC30AE" w:rsidRDefault="00E72F1F" w:rsidP="009C0CE1">
      <w:r>
        <w:t>Robotics’s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151A0D">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622" w:name="_Toc109920914"/>
      <w:r>
        <w:t>Transparent and Explainable</w:t>
      </w:r>
      <w:bookmarkEnd w:id="622"/>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3AC3971"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151A0D">
            <w:rPr>
              <w:noProof/>
            </w:rPr>
            <w:t xml:space="preserve"> (Upchurch, 2018)</w:t>
          </w:r>
          <w:r>
            <w:fldChar w:fldCharType="end"/>
          </w:r>
        </w:sdtContent>
      </w:sdt>
      <w:r>
        <w:t xml:space="preserve">. This </w:t>
      </w:r>
      <w:r>
        <w:lastRenderedPageBreak/>
        <w:t>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623" w:name="_Toc109920915"/>
      <w:r>
        <w:t>Robust and Secure</w:t>
      </w:r>
      <w:bookmarkEnd w:id="623"/>
    </w:p>
    <w:p w14:paraId="71D03AA4" w14:textId="3674854B" w:rsidR="00E72F1F" w:rsidRPr="00BB1909" w:rsidRDefault="00E72F1F" w:rsidP="009C0CE1">
      <w:r>
        <w:t>Engineers who become data scientists follow a different curriculum than their peers who become security specialists. This distinction in training is most evident in the lack of controls across artificially intelligent solutions (Lin et al., 2018; Sethi &amp; Kantardzic,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151A0D">
            <w:rPr>
              <w:noProof/>
            </w:rPr>
            <w:t xml:space="preserve"> (Sethi &amp; Kantardzic, 2018)</w:t>
          </w:r>
          <w:r>
            <w:fldChar w:fldCharType="end"/>
          </w:r>
        </w:sdtContent>
      </w:sdt>
      <w:r>
        <w:t>. If people cannot trust the classification algorithms</w:t>
      </w:r>
      <w:del w:id="624" w:author="nate nate" w:date="2022-07-31T08:49:00Z">
        <w:r w:rsidDel="00A549E3">
          <w:delText>'</w:delText>
        </w:r>
      </w:del>
      <w:ins w:id="625" w:author="nate nate" w:date="2022-07-31T08:49:00Z">
        <w:r w:rsidR="00A549E3">
          <w:t>’</w:t>
        </w:r>
      </w:ins>
      <w:r>
        <w:t xml:space="preserve"> integrity, how can mission-critical environments effectively use them?</w:t>
      </w:r>
    </w:p>
    <w:p w14:paraId="5C66A40E" w14:textId="77777777" w:rsidR="00E72F1F" w:rsidRDefault="00E72F1F" w:rsidP="009C0CE1">
      <w:pPr>
        <w:pStyle w:val="Heading3"/>
        <w:ind w:firstLine="0"/>
      </w:pPr>
      <w:bookmarkStart w:id="626" w:name="_Toc109920916"/>
      <w:r>
        <w:t>Observations</w:t>
      </w:r>
      <w:bookmarkEnd w:id="626"/>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w:t>
      </w:r>
      <w:r>
        <w:lastRenderedPageBreak/>
        <w:t xml:space="preserve">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9C0CE1">
      <w:r>
        <w:t>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explainability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627" w:name="_Toc109920917"/>
      <w:r>
        <w:t>Summary</w:t>
      </w:r>
      <w:bookmarkEnd w:id="627"/>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w:t>
      </w:r>
      <w:r>
        <w:lastRenderedPageBreak/>
        <w:t>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ensembling multiple reinforcement algorithms to mutate the model’s architecture. Like traditional generic algorithms, these expert systems cross-breed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418FF221" w:rsidR="00E72F1F" w:rsidRDefault="00E72F1F" w:rsidP="009C0CE1">
      <w:pPr>
        <w:ind w:firstLine="0"/>
      </w:pPr>
      <w:r>
        <w:tab/>
        <w:t>Third, this chapter examines the reproducibility crisis and ethical considerations arising from these steps</w:t>
      </w:r>
      <w:del w:id="628" w:author="nate nate" w:date="2022-07-31T08:49:00Z">
        <w:r w:rsidDel="00A549E3">
          <w:delText>'</w:delText>
        </w:r>
      </w:del>
      <w:ins w:id="629" w:author="nate nate" w:date="2022-07-31T08:49:00Z">
        <w:r w:rsidR="00A549E3">
          <w:t>’</w:t>
        </w:r>
      </w:ins>
      <w:r>
        <w:t xml:space="preserve">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133D22BB" w14:textId="38C0E501" w:rsidR="00E72F1F" w:rsidDel="00383CF5" w:rsidRDefault="00E72F1F" w:rsidP="009C0CE1">
      <w:pPr>
        <w:rPr>
          <w:del w:id="630" w:author="nate nate" w:date="2022-07-31T09:24:00Z"/>
        </w:rPr>
      </w:pPr>
    </w:p>
    <w:p w14:paraId="0A881FC7" w14:textId="39DD4DF6" w:rsidR="00E72F1F" w:rsidRPr="002F4DE9" w:rsidRDefault="00E72F1F" w:rsidP="002F4DE9">
      <w:pPr>
        <w:pStyle w:val="Heading1"/>
        <w:ind w:firstLine="0"/>
      </w:pPr>
      <w:bookmarkStart w:id="631" w:name="_Toc109920918"/>
      <w:r>
        <w:t>Chapter 3: Research Method</w:t>
      </w:r>
      <w:bookmarkEnd w:id="631"/>
    </w:p>
    <w:p w14:paraId="2337D06A" w14:textId="3821FAFB" w:rsidR="00E72F1F" w:rsidRPr="00C94085" w:rsidRDefault="00383CF5" w:rsidP="009C0CE1">
      <w:pPr>
        <w:ind w:firstLine="0"/>
      </w:pPr>
      <w:ins w:id="632" w:author="nate nate" w:date="2022-07-31T09:25:00Z">
        <w:r>
          <w:tab/>
        </w:r>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(Kim &amp; Kim, 2021; Blackhurn, 2021).</w:t>
        </w:r>
        <w:r>
          <w:t xml:space="preserve"> </w:t>
        </w:r>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r>
          <w:t>injury</w:t>
        </w:r>
        <w:r>
          <w:t xml:space="preserve"> (Shirai et al., 2021).</w:t>
        </w:r>
      </w:ins>
      <w:ins w:id="633" w:author="nate nate" w:date="2022-07-31T11:07:00Z">
        <w:r w:rsidR="000074A1">
          <w:t xml:space="preserve"> </w:t>
        </w:r>
      </w:ins>
      <w:del w:id="634" w:author="nate nate" w:date="2022-07-31T11:07:00Z">
        <w:r w:rsidR="00E72F1F" w:rsidDel="000074A1">
          <w:tab/>
        </w:r>
      </w:del>
      <w:r w:rsidR="00E72F1F">
        <w:t xml:space="preserve">Like other projects, a high-quality research effort begins with a well-defined plan and stated outcomes. </w:t>
      </w:r>
      <w:commentRangeStart w:id="635"/>
      <w:r w:rsidR="00E72F1F">
        <w:t>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del w:id="636" w:author="nate nate" w:date="2022-07-31T11:06:00Z">
        <w:r w:rsidR="00E72F1F" w:rsidDel="000074A1">
          <w:delText xml:space="preserve"> </w:delText>
        </w:r>
        <w:commentRangeEnd w:id="635"/>
        <w:r w:rsidR="00B54551" w:rsidDel="000074A1">
          <w:rPr>
            <w:rStyle w:val="CommentReference"/>
            <w:rFonts w:eastAsia="Times New Roman" w:cs="Arial"/>
            <w:szCs w:val="20"/>
          </w:rPr>
          <w:commentReference w:id="635"/>
        </w:r>
      </w:del>
    </w:p>
    <w:p w14:paraId="2F43320C" w14:textId="010A54A5" w:rsidR="00E72F1F" w:rsidDel="00383CF5" w:rsidRDefault="00E72F1F" w:rsidP="000074A1">
      <w:pPr>
        <w:ind w:firstLine="0"/>
        <w:rPr>
          <w:del w:id="637" w:author="nate nate" w:date="2022-07-31T09:26:00Z"/>
        </w:rPr>
        <w:pPrChange w:id="638" w:author="nate nate" w:date="2022-07-31T11:06:00Z">
          <w:pPr>
            <w:pStyle w:val="Heading2"/>
            <w:ind w:firstLine="0"/>
          </w:pPr>
        </w:pPrChange>
      </w:pPr>
      <w:bookmarkStart w:id="639" w:name="_Toc109920919"/>
      <w:commentRangeStart w:id="640"/>
      <w:commentRangeStart w:id="641"/>
      <w:commentRangeStart w:id="642"/>
      <w:del w:id="643" w:author="nate nate" w:date="2022-07-31T09:26:00Z">
        <w:r w:rsidDel="00383CF5">
          <w:delText>Statement of the Problem</w:delText>
        </w:r>
        <w:commentRangeEnd w:id="640"/>
        <w:r w:rsidDel="00383CF5">
          <w:rPr>
            <w:rStyle w:val="CommentReference"/>
          </w:rPr>
          <w:commentReference w:id="640"/>
        </w:r>
        <w:bookmarkEnd w:id="639"/>
        <w:commentRangeEnd w:id="641"/>
        <w:r w:rsidR="00B54551" w:rsidDel="00383CF5">
          <w:rPr>
            <w:rStyle w:val="CommentReference"/>
            <w:szCs w:val="20"/>
          </w:rPr>
          <w:commentReference w:id="641"/>
        </w:r>
      </w:del>
      <w:commentRangeEnd w:id="642"/>
      <w:r w:rsidR="000074A1">
        <w:rPr>
          <w:rStyle w:val="CommentReference"/>
          <w:b/>
          <w:bCs/>
          <w:szCs w:val="20"/>
        </w:rPr>
        <w:commentReference w:id="642"/>
      </w:r>
    </w:p>
    <w:p w14:paraId="3FE3D166" w14:textId="4DEB571C" w:rsidR="00E72F1F" w:rsidDel="00383CF5" w:rsidRDefault="00E72F1F" w:rsidP="000074A1">
      <w:pPr>
        <w:rPr>
          <w:del w:id="644" w:author="nate nate" w:date="2022-07-31T09:26:00Z"/>
        </w:rPr>
        <w:pPrChange w:id="645" w:author="nate nate" w:date="2022-07-31T11:06:00Z">
          <w:pPr/>
        </w:pPrChange>
      </w:pPr>
      <w:del w:id="646" w:author="nate nate" w:date="2022-07-31T09:26:00Z">
        <w:r w:rsidDel="00383CF5">
          <w:delText>The problem to be addressed in this study is implementing a quality assurance process for an autonomous assistant to elderly and special needs care. Multiple industry-wide trends create the need for this technology. First, the number of practicing nurses has declined for several years</w:delText>
        </w:r>
      </w:del>
      <w:customXmlDelRangeStart w:id="647" w:author="nate nate" w:date="2022-07-31T09:26:00Z"/>
      <w:sdt>
        <w:sdtPr>
          <w:id w:val="-1100865561"/>
          <w:citation/>
        </w:sdtPr>
        <w:sdtContent>
          <w:customXmlDelRangeEnd w:id="647"/>
          <w:del w:id="648" w:author="nate nate" w:date="2022-07-31T09:26:00Z">
            <w:r w:rsidDel="00383CF5">
              <w:fldChar w:fldCharType="begin"/>
            </w:r>
            <w:r w:rsidDel="00383CF5">
              <w:delInstrText xml:space="preserve"> CITATION Kim21 \l 1033 </w:delInstrText>
            </w:r>
            <w:r w:rsidDel="00383CF5">
              <w:fldChar w:fldCharType="separate"/>
            </w:r>
            <w:r w:rsidR="00151A0D" w:rsidDel="00383CF5">
              <w:rPr>
                <w:noProof/>
              </w:rPr>
              <w:delText xml:space="preserve"> (Kim &amp; Kim, 2021)</w:delText>
            </w:r>
            <w:r w:rsidDel="00383CF5">
              <w:fldChar w:fldCharType="end"/>
            </w:r>
          </w:del>
          <w:customXmlDelRangeStart w:id="649" w:author="nate nate" w:date="2022-07-31T09:26:00Z"/>
        </w:sdtContent>
      </w:sdt>
      <w:customXmlDelRangeEnd w:id="649"/>
      <w:del w:id="650" w:author="nate nate" w:date="2022-07-31T09:26:00Z">
        <w:r w:rsidDel="00383CF5">
          <w:delText xml:space="preserve">. This labor shortage increases hiring and employee retention costs that the patients and welfare programs must cover. The funding gap is a global problem that does not impact all communities equally. For instance, </w:delText>
        </w:r>
      </w:del>
      <w:del w:id="651" w:author="nate nate" w:date="2022-07-31T08:49:00Z">
        <w:r w:rsidDel="00A549E3">
          <w:delText>in South Africa, rural special needs communities h</w:delText>
        </w:r>
      </w:del>
      <w:del w:id="652" w:author="nate nate" w:date="2022-07-31T08:50:00Z">
        <w:r w:rsidDel="00A549E3">
          <w:delText>ave</w:delText>
        </w:r>
      </w:del>
      <w:del w:id="653" w:author="nate nate" w:date="2022-07-31T09:26:00Z">
        <w:r w:rsidDel="00383CF5">
          <w:delText xml:space="preserve"> 57% fewer nursing visits than their urban neighbors</w:delText>
        </w:r>
      </w:del>
      <w:customXmlDelRangeStart w:id="654" w:author="nate nate" w:date="2022-07-31T09:26:00Z"/>
      <w:sdt>
        <w:sdtPr>
          <w:id w:val="728879326"/>
          <w:citation/>
        </w:sdtPr>
        <w:sdtContent>
          <w:customXmlDelRangeEnd w:id="654"/>
          <w:del w:id="655" w:author="nate nate" w:date="2022-07-31T09:26:00Z">
            <w:r w:rsidDel="00383CF5">
              <w:fldChar w:fldCharType="begin"/>
            </w:r>
            <w:r w:rsidDel="00383CF5">
              <w:delInstrText xml:space="preserve"> CITATION Bes20 \l 1033 </w:delInstrText>
            </w:r>
            <w:r w:rsidDel="00383CF5">
              <w:fldChar w:fldCharType="separate"/>
            </w:r>
            <w:r w:rsidR="00151A0D" w:rsidDel="00383CF5">
              <w:rPr>
                <w:noProof/>
              </w:rPr>
              <w:delText xml:space="preserve"> (Besada, 2020)</w:delText>
            </w:r>
            <w:r w:rsidDel="00383CF5">
              <w:fldChar w:fldCharType="end"/>
            </w:r>
          </w:del>
          <w:customXmlDelRangeStart w:id="656" w:author="nate nate" w:date="2022-07-31T09:26:00Z"/>
        </w:sdtContent>
      </w:sdt>
      <w:customXmlDelRangeEnd w:id="656"/>
      <w:del w:id="657" w:author="nate nate" w:date="2022-07-31T09:26:00Z">
        <w:r w:rsidDel="00383CF5">
          <w:delText>. Newly industrialized economies like Taiwan, South Korea, Thailand, and Malaysia are experiencing challenges maintaining their long-term care programs due to growing costs</w:delText>
        </w:r>
      </w:del>
      <w:customXmlDelRangeStart w:id="658" w:author="nate nate" w:date="2022-07-31T09:26:00Z"/>
      <w:sdt>
        <w:sdtPr>
          <w:id w:val="759646280"/>
          <w:citation/>
        </w:sdtPr>
        <w:sdtContent>
          <w:customXmlDelRangeEnd w:id="658"/>
          <w:del w:id="659" w:author="nate nate" w:date="2022-07-31T09:26:00Z">
            <w:r w:rsidDel="00383CF5">
              <w:fldChar w:fldCharType="begin"/>
            </w:r>
            <w:r w:rsidDel="00383CF5">
              <w:delInstrText xml:space="preserve"> CITATION Phu21 \l 1033 </w:delInstrText>
            </w:r>
            <w:r w:rsidDel="00383CF5">
              <w:fldChar w:fldCharType="separate"/>
            </w:r>
            <w:r w:rsidR="00151A0D" w:rsidDel="00383CF5">
              <w:rPr>
                <w:noProof/>
              </w:rPr>
              <w:delText xml:space="preserve"> (Phua, 2021)</w:delText>
            </w:r>
            <w:r w:rsidDel="00383CF5">
              <w:fldChar w:fldCharType="end"/>
            </w:r>
          </w:del>
          <w:customXmlDelRangeStart w:id="660" w:author="nate nate" w:date="2022-07-31T09:26:00Z"/>
        </w:sdtContent>
      </w:sdt>
      <w:customXmlDelRangeEnd w:id="660"/>
      <w:del w:id="661" w:author="nate nate" w:date="2022-07-31T09:26:00Z">
        <w:r w:rsidDel="00383CF5">
          <w:delText>. Domestic programs like Veterans Health Administration (VHA) and Medicare are not immune to these economic limits (Lei et al., 2021). Businesses and governments must control these costs and replace human labor with less expensive automation.</w:delText>
        </w:r>
      </w:del>
    </w:p>
    <w:p w14:paraId="21E50422" w14:textId="4DABB682" w:rsidR="00E72F1F" w:rsidDel="00383CF5" w:rsidRDefault="00E72F1F" w:rsidP="000074A1">
      <w:pPr>
        <w:rPr>
          <w:del w:id="662" w:author="nate nate" w:date="2022-07-31T09:26:00Z"/>
        </w:rPr>
        <w:pPrChange w:id="663" w:author="nate nate" w:date="2022-07-31T11:06:00Z">
          <w:pPr/>
        </w:pPrChange>
      </w:pPr>
      <w:del w:id="664" w:author="nate nate" w:date="2022-07-31T09:26:00Z">
        <w:r w:rsidDel="00383CF5">
          <w:delText>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primary care physician</w:delText>
        </w:r>
      </w:del>
      <w:customXmlDelRangeStart w:id="665" w:author="nate nate" w:date="2022-07-31T09:26:00Z"/>
      <w:sdt>
        <w:sdtPr>
          <w:id w:val="959154296"/>
          <w:citation/>
        </w:sdtPr>
        <w:sdtContent>
          <w:customXmlDelRangeEnd w:id="665"/>
          <w:del w:id="666" w:author="nate nate" w:date="2022-07-31T09:26:00Z">
            <w:r w:rsidDel="00383CF5">
              <w:fldChar w:fldCharType="begin"/>
            </w:r>
            <w:r w:rsidDel="00383CF5">
              <w:delInstrText xml:space="preserve"> CITATION Shi21 \l 1033 </w:delInstrText>
            </w:r>
            <w:r w:rsidDel="00383CF5">
              <w:fldChar w:fldCharType="separate"/>
            </w:r>
            <w:r w:rsidR="00151A0D" w:rsidDel="00383CF5">
              <w:rPr>
                <w:noProof/>
              </w:rPr>
              <w:delText xml:space="preserve"> (Shirazi &amp; Shekhani, 2021)</w:delText>
            </w:r>
            <w:r w:rsidDel="00383CF5">
              <w:fldChar w:fldCharType="end"/>
            </w:r>
          </w:del>
          <w:customXmlDelRangeStart w:id="667" w:author="nate nate" w:date="2022-07-31T09:26:00Z"/>
        </w:sdtContent>
      </w:sdt>
      <w:customXmlDelRangeEnd w:id="667"/>
      <w:del w:id="668" w:author="nate nate" w:date="2022-07-31T09:26:00Z">
        <w:r w:rsidDel="00383CF5">
          <w:delText>. Researchers create frameworks to mitigate these privacy concerns (e.g., redaction), though these procedures are challenging in practice</w:delText>
        </w:r>
      </w:del>
      <w:customXmlDelRangeStart w:id="669" w:author="nate nate" w:date="2022-07-31T09:26:00Z"/>
      <w:sdt>
        <w:sdtPr>
          <w:id w:val="-960965426"/>
          <w:citation/>
        </w:sdtPr>
        <w:sdtContent>
          <w:customXmlDelRangeEnd w:id="669"/>
          <w:del w:id="670" w:author="nate nate" w:date="2022-07-31T09:26:00Z">
            <w:r w:rsidDel="00383CF5">
              <w:fldChar w:fldCharType="begin"/>
            </w:r>
            <w:r w:rsidDel="00383CF5">
              <w:delInstrText xml:space="preserve"> CITATION Bla21 \l 1033 </w:delInstrText>
            </w:r>
            <w:r w:rsidDel="00383CF5">
              <w:fldChar w:fldCharType="separate"/>
            </w:r>
            <w:r w:rsidR="00151A0D" w:rsidDel="00383CF5">
              <w:rPr>
                <w:noProof/>
              </w:rPr>
              <w:delText xml:space="preserve"> (Blackhurn, 2021)</w:delText>
            </w:r>
            <w:r w:rsidDel="00383CF5">
              <w:fldChar w:fldCharType="end"/>
            </w:r>
          </w:del>
          <w:customXmlDelRangeStart w:id="671" w:author="nate nate" w:date="2022-07-31T09:26:00Z"/>
        </w:sdtContent>
      </w:sdt>
      <w:customXmlDelRangeEnd w:id="671"/>
      <w:del w:id="672" w:author="nate nate" w:date="2022-07-31T09:26:00Z">
        <w:r w:rsidDel="00383CF5">
          <w:delText>. Beyond human and process issues are technical complexities in configuring prototype autonomous assistants. It requires multiple domain specializations like computer networking, embedded technologies, AI/ML, and distributed computing</w:delText>
        </w:r>
      </w:del>
      <w:customXmlDelRangeStart w:id="673" w:author="nate nate" w:date="2022-07-31T09:26:00Z"/>
      <w:sdt>
        <w:sdtPr>
          <w:id w:val="1261574131"/>
          <w:citation/>
        </w:sdtPr>
        <w:sdtContent>
          <w:customXmlDelRangeEnd w:id="673"/>
          <w:del w:id="674" w:author="nate nate" w:date="2022-07-31T09:26:00Z">
            <w:r w:rsidDel="00383CF5">
              <w:fldChar w:fldCharType="begin"/>
            </w:r>
            <w:r w:rsidDel="00383CF5">
              <w:delInstrText xml:space="preserve"> CITATION Tun21 \l 1033 </w:delInstrText>
            </w:r>
            <w:r w:rsidDel="00383CF5">
              <w:fldChar w:fldCharType="separate"/>
            </w:r>
            <w:r w:rsidR="00151A0D" w:rsidDel="00383CF5">
              <w:rPr>
                <w:noProof/>
              </w:rPr>
              <w:delText xml:space="preserve"> (Tun, Madanian, &amp; Mirza, 2021)</w:delText>
            </w:r>
            <w:r w:rsidDel="00383CF5">
              <w:fldChar w:fldCharType="end"/>
            </w:r>
          </w:del>
          <w:customXmlDelRangeStart w:id="675" w:author="nate nate" w:date="2022-07-31T09:26:00Z"/>
        </w:sdtContent>
      </w:sdt>
      <w:customXmlDelRangeEnd w:id="675"/>
      <w:del w:id="676" w:author="nate nate" w:date="2022-07-31T09:26:00Z">
        <w:r w:rsidDel="00383CF5">
          <w:delTex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delText>
        </w:r>
      </w:del>
    </w:p>
    <w:p w14:paraId="69DC4A2A" w14:textId="1C80B8D3" w:rsidR="00E72F1F" w:rsidDel="00383CF5" w:rsidRDefault="00E72F1F" w:rsidP="000074A1">
      <w:pPr>
        <w:rPr>
          <w:del w:id="677" w:author="nate nate" w:date="2022-07-31T09:26:00Z"/>
        </w:rPr>
        <w:pPrChange w:id="678" w:author="nate nate" w:date="2022-07-31T11:06:00Z">
          <w:pPr>
            <w:pStyle w:val="Heading2"/>
            <w:ind w:firstLine="0"/>
          </w:pPr>
        </w:pPrChange>
      </w:pPr>
      <w:bookmarkStart w:id="679" w:name="_Toc109920920"/>
      <w:del w:id="680" w:author="nate nate" w:date="2022-07-31T09:26:00Z">
        <w:r w:rsidDel="00383CF5">
          <w:delText>Purpose of the Study</w:delText>
        </w:r>
        <w:bookmarkEnd w:id="679"/>
      </w:del>
    </w:p>
    <w:p w14:paraId="431627D7" w14:textId="789C005A" w:rsidR="00E72F1F" w:rsidDel="00383CF5" w:rsidRDefault="00E72F1F" w:rsidP="000074A1">
      <w:pPr>
        <w:rPr>
          <w:del w:id="681" w:author="nate nate" w:date="2022-07-31T09:26:00Z"/>
        </w:rPr>
        <w:pPrChange w:id="682" w:author="nate nate" w:date="2022-07-31T11:06:00Z">
          <w:pPr/>
        </w:pPrChange>
      </w:pPr>
      <w:del w:id="683" w:author="nate nate" w:date="2022-07-31T09:26:00Z">
        <w:r w:rsidDel="00383CF5">
          <w:delTex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like PhysX or Gazebo (Bipin, 2018; Unreal, 2021). These engines support replaying specific MoCAP human behaviors under varying character properties such as weight, flexibility, and dexterity. Next, positioning virtual cameras, instruments, and devices within the virtual world enables researchers to collect their experimentation data. Lastly, the automation can modify the environment using programmable interfaces such as raising the alarm or applying other mitigations.</w:delText>
        </w:r>
      </w:del>
    </w:p>
    <w:p w14:paraId="4403433D" w14:textId="5FEBE9DC" w:rsidR="00E72F1F" w:rsidDel="00383CF5" w:rsidRDefault="00E72F1F" w:rsidP="000074A1">
      <w:pPr>
        <w:rPr>
          <w:del w:id="684" w:author="nate nate" w:date="2022-07-31T09:26:00Z"/>
        </w:rPr>
        <w:pPrChange w:id="685" w:author="nate nate" w:date="2022-07-31T11:06:00Z">
          <w:pPr/>
        </w:pPrChange>
      </w:pPr>
      <w:del w:id="686" w:author="nate nate" w:date="2022-07-31T09:26:00Z">
        <w:r w:rsidDel="00383CF5">
          <w:delText>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delText>
        </w:r>
      </w:del>
    </w:p>
    <w:p w14:paraId="4C3756B9" w14:textId="696E67F4" w:rsidR="00E72F1F" w:rsidDel="00383CF5" w:rsidRDefault="00E72F1F" w:rsidP="000074A1">
      <w:pPr>
        <w:rPr>
          <w:del w:id="687" w:author="nate nate" w:date="2022-07-31T09:26:00Z"/>
        </w:rPr>
        <w:pPrChange w:id="688" w:author="nate nate" w:date="2022-07-31T11:06:00Z">
          <w:pPr/>
        </w:pPrChange>
      </w:pPr>
      <w:del w:id="689" w:author="nate nate" w:date="2022-07-31T09:26:00Z">
        <w:r w:rsidDel="00383CF5">
          <w:delText>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process across a reproducible gradient of character properties (e.g., weight from 80 to 500 lbs and age between 30 to 120 years).</w:delText>
        </w:r>
      </w:del>
    </w:p>
    <w:p w14:paraId="0206CFB4" w14:textId="77777777" w:rsidR="00E72F1F" w:rsidRDefault="00E72F1F" w:rsidP="000074A1">
      <w:pPr>
        <w:pPrChange w:id="690" w:author="nate nate" w:date="2022-07-31T11:06:00Z">
          <w:pPr>
            <w:pStyle w:val="Heading2"/>
            <w:ind w:firstLine="0"/>
          </w:pPr>
        </w:pPrChange>
      </w:pPr>
      <w:bookmarkStart w:id="691" w:name="_Toc109920921"/>
      <w:r>
        <w:t xml:space="preserve">Research Methodology and </w:t>
      </w:r>
      <w:commentRangeStart w:id="692"/>
      <w:r>
        <w:t>Design</w:t>
      </w:r>
      <w:commentRangeEnd w:id="692"/>
      <w:r>
        <w:rPr>
          <w:rStyle w:val="CommentReference"/>
        </w:rPr>
        <w:commentReference w:id="692"/>
      </w:r>
      <w:bookmarkEnd w:id="691"/>
    </w:p>
    <w:p w14:paraId="5A5ACD5C" w14:textId="77777777" w:rsidR="00E72F1F" w:rsidRDefault="00E72F1F" w:rsidP="009C0CE1">
      <w:r>
        <w:t>Design science is a research methodology that creates and uses purposeful artifacts to study a phenomenon (Hevner et al., 2004). Academic and business communities employ this method as a standard approach to Information Technology and Communication (IT&amp;C) problems (Peffers et al., 2007; Bryar &amp; Carr,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693" w:name="_Toc109920922"/>
      <w:r>
        <w:t>Study Appropriateness</w:t>
      </w:r>
      <w:bookmarkEnd w:id="693"/>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w:t>
      </w:r>
      <w:r>
        <w:lastRenderedPageBreak/>
        <w:t xml:space="preserve">them perform realistic behaviors. Within the simulation process, the humanoids will perform MoCAP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694" w:name="_Toc109920923"/>
      <w:r>
        <w:t>Alternative Methodologies</w:t>
      </w:r>
      <w:commentRangeStart w:id="695"/>
      <w:commentRangeEnd w:id="695"/>
      <w:r>
        <w:rPr>
          <w:rStyle w:val="CommentReference"/>
          <w:b w:val="0"/>
          <w:i w:val="0"/>
        </w:rPr>
        <w:commentReference w:id="695"/>
      </w:r>
      <w:bookmarkEnd w:id="694"/>
    </w:p>
    <w:p w14:paraId="0898953C" w14:textId="27A5A2AD" w:rsidR="00E72F1F" w:rsidRDefault="00E72F1F" w:rsidP="009C0CE1">
      <w:r>
        <w:t>Quality research begins with a well-defined set of questions, such as ‘can an autonomous vehicle safely navigate city streets?’  Next, the researcher needs a plan to answer the question by collecting evidence and observations. Executing that plan requires a collection of quantitive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sidR="00151A0D">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Many people erroneously believe that quantitative methods are superior to qualitative alternatives (McCusker &amp; Gunaydin, 2015; Creswell, 2014; Jason &amp; Glenwick, 2016). This naïve perspective incorrectly assumes that a hammer is always the right tool. When researchers treat screws like nails, it results in erroneous publication claims.</w:t>
      </w:r>
    </w:p>
    <w:p w14:paraId="38172891" w14:textId="77777777" w:rsidR="00A549E3" w:rsidRDefault="00A549E3">
      <w:pPr>
        <w:spacing w:line="259" w:lineRule="auto"/>
        <w:ind w:firstLine="0"/>
        <w:rPr>
          <w:ins w:id="696" w:author="nate nate" w:date="2022-07-31T08:50:00Z"/>
          <w:b/>
          <w:bCs/>
          <w:iCs/>
          <w:szCs w:val="18"/>
        </w:rPr>
      </w:pPr>
      <w:bookmarkStart w:id="697" w:name="_Toc107430919"/>
      <w:ins w:id="698" w:author="nate nate" w:date="2022-07-31T08:50:00Z">
        <w:r>
          <w:rPr>
            <w:b/>
            <w:bCs/>
          </w:rPr>
          <w:br w:type="page"/>
        </w:r>
      </w:ins>
    </w:p>
    <w:p w14:paraId="28DFFA52" w14:textId="7CDF7772" w:rsidR="00396DFB" w:rsidRPr="00421FD7" w:rsidRDefault="00421FD7" w:rsidP="00421FD7">
      <w:pPr>
        <w:pStyle w:val="Caption"/>
        <w:ind w:firstLine="0"/>
        <w:rPr>
          <w:i/>
          <w:iCs w:val="0"/>
        </w:rPr>
      </w:pPr>
      <w:r w:rsidRPr="00A549E3">
        <w:rPr>
          <w:b/>
          <w:bCs/>
          <w:rPrChange w:id="699" w:author="nate nate" w:date="2022-07-31T08:50:00Z">
            <w:rPr/>
          </w:rPrChange>
        </w:rPr>
        <w:lastRenderedPageBreak/>
        <w:t xml:space="preserve">Table </w:t>
      </w:r>
      <w:r w:rsidR="00000000" w:rsidRPr="00A549E3">
        <w:rPr>
          <w:b/>
          <w:bCs/>
          <w:rPrChange w:id="700" w:author="nate nate" w:date="2022-07-31T08:50:00Z">
            <w:rPr/>
          </w:rPrChange>
        </w:rPr>
        <w:fldChar w:fldCharType="begin"/>
      </w:r>
      <w:r w:rsidR="00000000" w:rsidRPr="00A549E3">
        <w:rPr>
          <w:b/>
          <w:bCs/>
          <w:rPrChange w:id="701" w:author="nate nate" w:date="2022-07-31T08:50:00Z">
            <w:rPr/>
          </w:rPrChange>
        </w:rPr>
        <w:instrText xml:space="preserve"> SEQ Table \* ARABIC </w:instrText>
      </w:r>
      <w:r w:rsidR="00000000" w:rsidRPr="00A549E3">
        <w:rPr>
          <w:b/>
          <w:bCs/>
          <w:rPrChange w:id="702" w:author="nate nate" w:date="2022-07-31T08:50:00Z">
            <w:rPr/>
          </w:rPrChange>
        </w:rPr>
        <w:fldChar w:fldCharType="separate"/>
      </w:r>
      <w:ins w:id="703" w:author="nate nate" w:date="2022-07-31T08:51:00Z">
        <w:r w:rsidR="00A549E3">
          <w:rPr>
            <w:b/>
            <w:bCs/>
            <w:noProof/>
          </w:rPr>
          <w:t>10</w:t>
        </w:r>
      </w:ins>
      <w:del w:id="704" w:author="nate nate" w:date="2022-07-31T08:51:00Z">
        <w:r w:rsidRPr="00A549E3" w:rsidDel="00A549E3">
          <w:rPr>
            <w:b/>
            <w:bCs/>
            <w:noProof/>
            <w:rPrChange w:id="705" w:author="nate nate" w:date="2022-07-31T08:50:00Z">
              <w:rPr>
                <w:noProof/>
              </w:rPr>
            </w:rPrChange>
          </w:rPr>
          <w:delText>10</w:delText>
        </w:r>
      </w:del>
      <w:r w:rsidR="00000000" w:rsidRPr="00A549E3">
        <w:rPr>
          <w:b/>
          <w:bCs/>
          <w:noProof/>
          <w:rPrChange w:id="706" w:author="nate nate" w:date="2022-07-31T08:50:00Z">
            <w:rPr>
              <w:noProof/>
            </w:rPr>
          </w:rPrChange>
        </w:rPr>
        <w:fldChar w:fldCharType="end"/>
      </w:r>
      <w:del w:id="707" w:author="nate nate" w:date="2022-07-31T08:50:00Z">
        <w:r w:rsidDel="00A549E3">
          <w:delText xml:space="preserve"> </w:delText>
        </w:r>
      </w:del>
      <w:r>
        <w:br/>
      </w:r>
      <w:r w:rsidRPr="00421FD7">
        <w:rPr>
          <w:i/>
          <w:iCs w:val="0"/>
        </w:rPr>
        <w:t>Research Approaches</w:t>
      </w:r>
      <w:bookmarkEnd w:id="697"/>
    </w:p>
    <w:tbl>
      <w:tblPr>
        <w:tblStyle w:val="GridTable4"/>
        <w:tblW w:w="0" w:type="auto"/>
        <w:tblLook w:val="04A0" w:firstRow="1" w:lastRow="0" w:firstColumn="1" w:lastColumn="0" w:noHBand="0" w:noVBand="1"/>
        <w:tblPrChange w:id="708" w:author="nate nate" w:date="2022-07-31T09:31:00Z">
          <w:tblPr>
            <w:tblStyle w:val="GridTable4"/>
            <w:tblW w:w="0" w:type="auto"/>
            <w:tblLook w:val="04A0" w:firstRow="1" w:lastRow="0" w:firstColumn="1" w:lastColumn="0" w:noHBand="0" w:noVBand="1"/>
          </w:tblPr>
        </w:tblPrChange>
      </w:tblPr>
      <w:tblGrid>
        <w:gridCol w:w="2245"/>
        <w:gridCol w:w="2880"/>
        <w:gridCol w:w="4225"/>
        <w:tblGridChange w:id="709">
          <w:tblGrid>
            <w:gridCol w:w="3116"/>
            <w:gridCol w:w="3117"/>
            <w:gridCol w:w="3117"/>
          </w:tblGrid>
        </w:tblGridChange>
      </w:tblGrid>
      <w:tr w:rsidR="00E72F1F" w14:paraId="1F2D8A0B" w14:textId="77777777" w:rsidTr="005E3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10" w:author="nate nate" w:date="2022-07-31T09:31:00Z">
              <w:tcPr>
                <w:tcW w:w="3116" w:type="dxa"/>
              </w:tcPr>
            </w:tcPrChange>
          </w:tcPr>
          <w:p w14:paraId="3CCA250E" w14:textId="77777777" w:rsidR="00E72F1F" w:rsidRDefault="00E72F1F" w:rsidP="005E3CCF">
            <w:pPr>
              <w:ind w:firstLine="0"/>
              <w:cnfStyle w:val="101000000000" w:firstRow="1" w:lastRow="0" w:firstColumn="1" w:lastColumn="0" w:oddVBand="0" w:evenVBand="0" w:oddHBand="0" w:evenHBand="0" w:firstRowFirstColumn="0" w:firstRowLastColumn="0" w:lastRowFirstColumn="0" w:lastRowLastColumn="0"/>
              <w:pPrChange w:id="711" w:author="nate nate" w:date="2022-07-31T09:31:00Z">
                <w:pPr>
                  <w:cnfStyle w:val="101000000000" w:firstRow="1" w:lastRow="0" w:firstColumn="1" w:lastColumn="0" w:oddVBand="0" w:evenVBand="0" w:oddHBand="0" w:evenHBand="0" w:firstRowFirstColumn="0" w:firstRowLastColumn="0" w:lastRowFirstColumn="0" w:lastRowLastColumn="0"/>
                </w:pPr>
              </w:pPrChange>
            </w:pPr>
            <w:r>
              <w:t>Approach</w:t>
            </w:r>
          </w:p>
        </w:tc>
        <w:tc>
          <w:tcPr>
            <w:tcW w:w="2880" w:type="dxa"/>
            <w:tcPrChange w:id="712" w:author="nate nate" w:date="2022-07-31T09:31:00Z">
              <w:tcPr>
                <w:tcW w:w="3117" w:type="dxa"/>
              </w:tcPr>
            </w:tcPrChange>
          </w:tcPr>
          <w:p w14:paraId="31FC70E4" w14:textId="77777777" w:rsidR="00E72F1F" w:rsidRDefault="00E72F1F" w:rsidP="005E3CCF">
            <w:pPr>
              <w:ind w:firstLine="0"/>
              <w:cnfStyle w:val="100000000000" w:firstRow="1" w:lastRow="0" w:firstColumn="0" w:lastColumn="0" w:oddVBand="0" w:evenVBand="0" w:oddHBand="0" w:evenHBand="0" w:firstRowFirstColumn="0" w:firstRowLastColumn="0" w:lastRowFirstColumn="0" w:lastRowLastColumn="0"/>
              <w:pPrChange w:id="713" w:author="nate nate" w:date="2022-07-31T09:31:00Z">
                <w:pPr>
                  <w:cnfStyle w:val="100000000000" w:firstRow="1" w:lastRow="0" w:firstColumn="0" w:lastColumn="0" w:oddVBand="0" w:evenVBand="0" w:oddHBand="0" w:evenHBand="0" w:firstRowFirstColumn="0" w:firstRowLastColumn="0" w:lastRowFirstColumn="0" w:lastRowLastColumn="0"/>
                </w:pPr>
              </w:pPrChange>
            </w:pPr>
            <w:r>
              <w:t>Description</w:t>
            </w:r>
          </w:p>
        </w:tc>
        <w:tc>
          <w:tcPr>
            <w:tcW w:w="4225" w:type="dxa"/>
            <w:tcPrChange w:id="714" w:author="nate nate" w:date="2022-07-31T09:31:00Z">
              <w:tcPr>
                <w:tcW w:w="3117" w:type="dxa"/>
              </w:tcPr>
            </w:tcPrChange>
          </w:tcPr>
          <w:p w14:paraId="3C839666" w14:textId="77777777" w:rsidR="00E72F1F" w:rsidRDefault="00E72F1F" w:rsidP="005E3CCF">
            <w:pPr>
              <w:ind w:firstLine="0"/>
              <w:cnfStyle w:val="100000000000" w:firstRow="1" w:lastRow="0" w:firstColumn="0" w:lastColumn="0" w:oddVBand="0" w:evenVBand="0" w:oddHBand="0" w:evenHBand="0" w:firstRowFirstColumn="0" w:firstRowLastColumn="0" w:lastRowFirstColumn="0" w:lastRowLastColumn="0"/>
              <w:pPrChange w:id="715" w:author="nate nate" w:date="2022-07-31T09:31:00Z">
                <w:pPr>
                  <w:cnfStyle w:val="100000000000" w:firstRow="1" w:lastRow="0" w:firstColumn="0" w:lastColumn="0" w:oddVBand="0" w:evenVBand="0" w:oddHBand="0" w:evenHBand="0" w:firstRowFirstColumn="0" w:firstRowLastColumn="0" w:lastRowFirstColumn="0" w:lastRowLastColumn="0"/>
                </w:pPr>
              </w:pPrChange>
            </w:pPr>
            <w:r>
              <w:t>Example Use Case</w:t>
            </w:r>
          </w:p>
        </w:tc>
      </w:tr>
      <w:tr w:rsidR="00E72F1F" w14:paraId="3941F681" w14:textId="77777777" w:rsidTr="005E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16" w:author="nate nate" w:date="2022-07-31T09:31:00Z">
              <w:tcPr>
                <w:tcW w:w="3116" w:type="dxa"/>
              </w:tcPr>
            </w:tcPrChange>
          </w:tcPr>
          <w:p w14:paraId="31158A4F" w14:textId="77777777" w:rsidR="00E72F1F" w:rsidRDefault="00E72F1F" w:rsidP="00A5574D">
            <w:pPr>
              <w:ind w:firstLine="0"/>
              <w:cnfStyle w:val="001000100000" w:firstRow="0" w:lastRow="0" w:firstColumn="1" w:lastColumn="0" w:oddVBand="0" w:evenVBand="0" w:oddHBand="1" w:evenHBand="0" w:firstRowFirstColumn="0" w:firstRowLastColumn="0" w:lastRowFirstColumn="0" w:lastRowLastColumn="0"/>
            </w:pPr>
            <w:r>
              <w:t>Quantitative</w:t>
            </w:r>
          </w:p>
        </w:tc>
        <w:tc>
          <w:tcPr>
            <w:tcW w:w="2880" w:type="dxa"/>
            <w:tcPrChange w:id="717" w:author="nate nate" w:date="2022-07-31T09:31:00Z">
              <w:tcPr>
                <w:tcW w:w="3117" w:type="dxa"/>
              </w:tcPr>
            </w:tcPrChange>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4225" w:type="dxa"/>
            <w:tcPrChange w:id="718" w:author="nate nate" w:date="2022-07-31T09:31:00Z">
              <w:tcPr>
                <w:tcW w:w="3117" w:type="dxa"/>
              </w:tcPr>
            </w:tcPrChange>
          </w:tcPr>
          <w:p w14:paraId="0297BA3C"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5E3CCF">
        <w:tc>
          <w:tcPr>
            <w:cnfStyle w:val="001000000000" w:firstRow="0" w:lastRow="0" w:firstColumn="1" w:lastColumn="0" w:oddVBand="0" w:evenVBand="0" w:oddHBand="0" w:evenHBand="0" w:firstRowFirstColumn="0" w:firstRowLastColumn="0" w:lastRowFirstColumn="0" w:lastRowLastColumn="0"/>
            <w:tcW w:w="2245" w:type="dxa"/>
            <w:tcPrChange w:id="719" w:author="nate nate" w:date="2022-07-31T09:31:00Z">
              <w:tcPr>
                <w:tcW w:w="3116" w:type="dxa"/>
              </w:tcPr>
            </w:tcPrChange>
          </w:tcPr>
          <w:p w14:paraId="329A7E04" w14:textId="77777777" w:rsidR="00E72F1F" w:rsidRDefault="00E72F1F" w:rsidP="00A5574D">
            <w:pPr>
              <w:ind w:firstLine="0"/>
            </w:pPr>
            <w:r>
              <w:t>Qualitative</w:t>
            </w:r>
          </w:p>
        </w:tc>
        <w:tc>
          <w:tcPr>
            <w:tcW w:w="2880" w:type="dxa"/>
            <w:tcPrChange w:id="720" w:author="nate nate" w:date="2022-07-31T09:31:00Z">
              <w:tcPr>
                <w:tcW w:w="3117" w:type="dxa"/>
              </w:tcPr>
            </w:tcPrChange>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4225" w:type="dxa"/>
            <w:tcPrChange w:id="721" w:author="nate nate" w:date="2022-07-31T09:31:00Z">
              <w:tcPr>
                <w:tcW w:w="3117" w:type="dxa"/>
              </w:tcPr>
            </w:tcPrChange>
          </w:tcPr>
          <w:p w14:paraId="3B70D7A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5E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22" w:author="nate nate" w:date="2022-07-31T09:31:00Z">
              <w:tcPr>
                <w:tcW w:w="3116" w:type="dxa"/>
              </w:tcPr>
            </w:tcPrChange>
          </w:tcPr>
          <w:p w14:paraId="002A37C2" w14:textId="77777777" w:rsidR="00E72F1F" w:rsidRDefault="00E72F1F" w:rsidP="00A5574D">
            <w:pPr>
              <w:ind w:firstLine="0"/>
              <w:cnfStyle w:val="001000100000" w:firstRow="0" w:lastRow="0" w:firstColumn="1" w:lastColumn="0" w:oddVBand="0" w:evenVBand="0" w:oddHBand="1" w:evenHBand="0" w:firstRowFirstColumn="0" w:firstRowLastColumn="0" w:lastRowFirstColumn="0" w:lastRowLastColumn="0"/>
            </w:pPr>
            <w:r>
              <w:t>Mixed-Method</w:t>
            </w:r>
          </w:p>
        </w:tc>
        <w:tc>
          <w:tcPr>
            <w:tcW w:w="2880" w:type="dxa"/>
            <w:tcPrChange w:id="723" w:author="nate nate" w:date="2022-07-31T09:31:00Z">
              <w:tcPr>
                <w:tcW w:w="3117" w:type="dxa"/>
              </w:tcPr>
            </w:tcPrChange>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4225" w:type="dxa"/>
            <w:tcPrChange w:id="724" w:author="nate nate" w:date="2022-07-31T09:31:00Z">
              <w:tcPr>
                <w:tcW w:w="3117" w:type="dxa"/>
              </w:tcPr>
            </w:tcPrChange>
          </w:tcPr>
          <w:p w14:paraId="7FCF7428"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(a) and (b) by uncovering the importance of braking enhancements and then describing the limitations in greater detail.</w:t>
      </w:r>
    </w:p>
    <w:p w14:paraId="38AF61CF" w14:textId="77777777" w:rsidR="00E72F1F" w:rsidRDefault="00E72F1F" w:rsidP="009C0CE1">
      <w:r>
        <w:lastRenderedPageBreak/>
        <w:t>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725" w:name="_Toc109920924"/>
      <w:commentRangeStart w:id="726"/>
      <w:r>
        <w:t>Population and Sample</w:t>
      </w:r>
      <w:commentRangeEnd w:id="726"/>
      <w:r>
        <w:rPr>
          <w:rStyle w:val="CommentReference"/>
          <w:b w:val="0"/>
        </w:rPr>
        <w:commentReference w:id="726"/>
      </w:r>
      <w:bookmarkEnd w:id="725"/>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MoCAP sequences with different physical properties in a noisy simulated world. No biological humans are subjects within this constructive design project. </w:t>
      </w:r>
    </w:p>
    <w:p w14:paraId="4968A39A" w14:textId="2EECE82E"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727" w:name="_Toc109920925"/>
      <w:r>
        <w:t>Determining Power</w:t>
      </w:r>
      <w:bookmarkEnd w:id="727"/>
    </w:p>
    <w:p w14:paraId="4AB47DE9" w14:textId="77777777" w:rsidR="00E72F1F" w:rsidRDefault="00E72F1F" w:rsidP="009C0CE1">
      <w:r>
        <w:t xml:space="preserve">There are unlimited human behavior permutations, and it is impractical to examine each combination. Instead, a reasonable cross-section is appropriate for demonstrating the simulation technique. Given the relatively small sample count, adjusting the confidence intervals to meet </w:t>
      </w:r>
      <w:r>
        <w:lastRenderedPageBreak/>
        <w:t>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728" w:name="_Toc109920926"/>
      <w:r>
        <w:t>Determining Effect</w:t>
      </w:r>
      <w:bookmarkEnd w:id="728"/>
    </w:p>
    <w:p w14:paraId="3D31E3FD" w14:textId="40622B2C"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While calculating the difference between the two distributions is relatively straightforward, it can be difficult to 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729" w:name="_Toc109920927"/>
      <w:r>
        <w:t>Potential Sample Sizes</w:t>
      </w:r>
      <w:bookmarkEnd w:id="729"/>
    </w:p>
    <w:p w14:paraId="409FA855" w14:textId="56273E5E" w:rsidR="00E72F1F" w:rsidRDefault="00E72F1F" w:rsidP="009C0CE1">
      <w:pPr>
        <w:rPr>
          <w:ins w:id="730" w:author="nate nate" w:date="2022-07-31T08:50:00Z"/>
        </w:rPr>
      </w:pPr>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MoCAP sequences and simulator configuration options are virtually unlimited, there should be sufficient coverage assuming the specific measurements are kept simple. Therefore, a high probability exists that adequate data production can occur to measure the phenomenon. </w:t>
      </w:r>
    </w:p>
    <w:p w14:paraId="3A9090D0" w14:textId="55A1732B" w:rsidR="00A549E3" w:rsidRPr="00A549E3" w:rsidDel="00A549E3" w:rsidRDefault="00A549E3" w:rsidP="00A549E3">
      <w:pPr>
        <w:pStyle w:val="Caption"/>
        <w:ind w:firstLine="0"/>
        <w:rPr>
          <w:del w:id="731" w:author="nate nate" w:date="2022-07-31T08:51:00Z"/>
          <w:i/>
          <w:iCs w:val="0"/>
          <w:rPrChange w:id="732" w:author="nate nate" w:date="2022-07-31T08:51:00Z">
            <w:rPr>
              <w:del w:id="733" w:author="nate nate" w:date="2022-07-31T08:51:00Z"/>
            </w:rPr>
          </w:rPrChange>
        </w:rPr>
        <w:pPrChange w:id="734" w:author="nate nate" w:date="2022-07-31T08:51:00Z">
          <w:pPr/>
        </w:pPrChange>
      </w:pPr>
      <w:ins w:id="735" w:author="nate nate" w:date="2022-07-31T08:51:00Z">
        <w:r w:rsidRPr="00A549E3">
          <w:rPr>
            <w:b/>
            <w:bCs/>
            <w:rPrChange w:id="736" w:author="nate nate" w:date="2022-07-31T08:51:00Z">
              <w:rPr/>
            </w:rPrChange>
          </w:rPr>
          <w:lastRenderedPageBreak/>
          <w:t xml:space="preserve">Table </w:t>
        </w:r>
        <w:r w:rsidRPr="00A549E3">
          <w:rPr>
            <w:b/>
            <w:bCs/>
            <w:rPrChange w:id="737" w:author="nate nate" w:date="2022-07-31T08:51:00Z">
              <w:rPr/>
            </w:rPrChange>
          </w:rPr>
          <w:fldChar w:fldCharType="begin"/>
        </w:r>
        <w:r w:rsidRPr="00A549E3">
          <w:rPr>
            <w:b/>
            <w:bCs/>
            <w:rPrChange w:id="738" w:author="nate nate" w:date="2022-07-31T08:51:00Z">
              <w:rPr/>
            </w:rPrChange>
          </w:rPr>
          <w:instrText xml:space="preserve"> SEQ Table \* ARABIC </w:instrText>
        </w:r>
      </w:ins>
      <w:r w:rsidRPr="00A549E3">
        <w:rPr>
          <w:b/>
          <w:bCs/>
          <w:rPrChange w:id="739" w:author="nate nate" w:date="2022-07-31T08:51:00Z">
            <w:rPr/>
          </w:rPrChange>
        </w:rPr>
        <w:fldChar w:fldCharType="separate"/>
      </w:r>
      <w:ins w:id="740" w:author="nate nate" w:date="2022-07-31T08:51:00Z">
        <w:r w:rsidRPr="00A549E3">
          <w:rPr>
            <w:b/>
            <w:bCs/>
            <w:noProof/>
            <w:rPrChange w:id="741" w:author="nate nate" w:date="2022-07-31T08:51:00Z">
              <w:rPr>
                <w:noProof/>
              </w:rPr>
            </w:rPrChange>
          </w:rPr>
          <w:t>11</w:t>
        </w:r>
        <w:r w:rsidRPr="00A549E3">
          <w:rPr>
            <w:b/>
            <w:bCs/>
            <w:rPrChange w:id="742" w:author="nate nate" w:date="2022-07-31T08:51:00Z">
              <w:rPr/>
            </w:rPrChange>
          </w:rPr>
          <w:fldChar w:fldCharType="end"/>
        </w:r>
        <w:r>
          <w:rPr>
            <w:b/>
            <w:bCs/>
          </w:rPr>
          <w:br/>
        </w:r>
        <w:r>
          <w:rPr>
            <w:i/>
            <w:iCs w:val="0"/>
          </w:rPr>
          <w:t>Data s</w:t>
        </w:r>
        <w:r w:rsidRPr="00A549E3">
          <w:rPr>
            <w:i/>
            <w:iCs w:val="0"/>
            <w:rPrChange w:id="743" w:author="nate nate" w:date="2022-07-31T08:51:00Z">
              <w:rPr/>
            </w:rPrChange>
          </w:rPr>
          <w:t xml:space="preserve">ampling </w:t>
        </w:r>
        <w:r>
          <w:rPr>
            <w:i/>
            <w:iCs w:val="0"/>
          </w:rPr>
          <w:t xml:space="preserve">requirements </w:t>
        </w:r>
      </w:ins>
    </w:p>
    <w:p w14:paraId="480991C1" w14:textId="67D04DFE" w:rsidR="00E72F1F" w:rsidRPr="00A549E3" w:rsidRDefault="00E72F1F" w:rsidP="00A549E3">
      <w:pPr>
        <w:pStyle w:val="Caption"/>
        <w:ind w:firstLine="0"/>
        <w:rPr>
          <w:i/>
          <w:iCs w:val="0"/>
          <w:rPrChange w:id="744" w:author="nate nate" w:date="2022-07-31T08:50:00Z">
            <w:rPr/>
          </w:rPrChange>
        </w:rPr>
        <w:pPrChange w:id="745" w:author="nate nate" w:date="2022-07-31T08:50:00Z">
          <w:pPr>
            <w:pStyle w:val="Caption"/>
          </w:pPr>
        </w:pPrChange>
      </w:pPr>
      <w:del w:id="746" w:author="nate nate" w:date="2022-07-31T08:51:00Z">
        <w:r w:rsidRPr="00A549E3" w:rsidDel="00A549E3">
          <w:rPr>
            <w:b/>
            <w:bCs/>
            <w:rPrChange w:id="747" w:author="nate nate" w:date="2022-07-31T08:50:00Z">
              <w:rPr/>
            </w:rPrChange>
          </w:rPr>
          <w:delText>Table 2</w:delText>
        </w:r>
      </w:del>
      <w:del w:id="748" w:author="nate nate" w:date="2022-07-31T08:50:00Z">
        <w:r w:rsidRPr="00A549E3" w:rsidDel="00A549E3">
          <w:rPr>
            <w:i/>
            <w:iCs w:val="0"/>
            <w:rPrChange w:id="749" w:author="nate nate" w:date="2022-07-31T08:50:00Z">
              <w:rPr/>
            </w:rPrChange>
          </w:rPr>
          <w:delText xml:space="preserve">: </w:delText>
        </w:r>
      </w:del>
      <w:del w:id="750" w:author="nate nate" w:date="2022-07-31T08:51:00Z">
        <w:r w:rsidRPr="00A549E3" w:rsidDel="00A549E3">
          <w:rPr>
            <w:i/>
            <w:iCs w:val="0"/>
            <w:rPrChange w:id="751" w:author="nate nate" w:date="2022-07-31T08:50:00Z">
              <w:rPr/>
            </w:rPrChange>
          </w:rPr>
          <w:delText>Sample Sizes</w:delText>
        </w:r>
      </w:del>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752" w:name="_Toc109920928"/>
      <w:r>
        <w:t>Acquiring the Sample</w:t>
      </w:r>
      <w:bookmarkEnd w:id="752"/>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computer vision (CV) to detect falling patients. The research project will generate different humanoid configurations and have them perform MoCAP sequences. For instance, one experiment would provide a thirty-year-old actor that’s one hundred pounds (forty-five </w:t>
      </w:r>
      <w:r>
        <w:lastRenderedPageBreak/>
        <w:t xml:space="preserve">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753" w:name="_Toc109920929"/>
      <w:commentRangeStart w:id="754"/>
      <w:commentRangeStart w:id="755"/>
      <w:r>
        <w:t>Instrumentation</w:t>
      </w:r>
      <w:commentRangeEnd w:id="754"/>
      <w:r>
        <w:rPr>
          <w:rStyle w:val="CommentReference"/>
        </w:rPr>
        <w:commentReference w:id="754"/>
      </w:r>
      <w:commentRangeEnd w:id="755"/>
      <w:r>
        <w:rPr>
          <w:rStyle w:val="CommentReference"/>
        </w:rPr>
        <w:commentReference w:id="755"/>
      </w:r>
      <w:bookmarkEnd w:id="753"/>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756" w:name="_Toc109920930"/>
      <w:r>
        <w:t>ML Training Instruments</w:t>
      </w:r>
      <w:bookmarkEnd w:id="756"/>
    </w:p>
    <w:p w14:paraId="20CA4C8F" w14:textId="77777777" w:rsidR="00E72F1F" w:rsidRDefault="00E72F1F" w:rsidP="009C0CE1">
      <w:r>
        <w:t>First, telemetry must report that the ML training process is performant and converging. This information is available through Amazon SageMaker, Tensorflow 2.0, and Keras metrics. Keras is a high-level framework that standardizes building ML architectures and can generate low-level Tensorflow operations. The study does not plan to build custom metrics beyond the standard reports.</w:t>
      </w:r>
    </w:p>
    <w:p w14:paraId="0BE7DD0C" w14:textId="77777777" w:rsidR="00E72F1F" w:rsidRDefault="00E72F1F" w:rsidP="008E12AA">
      <w:pPr>
        <w:pStyle w:val="Heading3"/>
        <w:ind w:firstLine="0"/>
      </w:pPr>
      <w:bookmarkStart w:id="757" w:name="_Toc109920931"/>
      <w:r>
        <w:lastRenderedPageBreak/>
        <w:t>ML Model Instruments</w:t>
      </w:r>
      <w:bookmarkEnd w:id="757"/>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758" w:name="_Toc109920932"/>
      <w:r>
        <w:t>ML Inference Instruments</w:t>
      </w:r>
      <w:bookmarkEnd w:id="758"/>
    </w:p>
    <w:p w14:paraId="4A544C4C" w14:textId="77777777" w:rsidR="00E72F1F" w:rsidRDefault="00E72F1F" w:rsidP="009C0CE1">
      <w:r>
        <w:t>Third, an ML inference process will host the model and return predictions. Amazon SageMaker offers several core capabilities to streamline this process as model endpoints. An endpoint consists of computing and storage constructs that autoscale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759" w:name="_Toc109920933"/>
      <w:r>
        <w:t>Field Testing</w:t>
      </w:r>
      <w:bookmarkEnd w:id="759"/>
    </w:p>
    <w:p w14:paraId="57AAC06F" w14:textId="7572C8F9" w:rsidR="00E72F1F" w:rsidRDefault="00E72F1F" w:rsidP="009C0CE1">
      <w:pPr>
        <w:rPr>
          <w:b/>
        </w:rPr>
      </w:pPr>
      <w:r>
        <w:t xml:space="preserve">The study will create a highly-simplified example to confirm that the instruments function expectedly. This stable configuration might consist of a 2-D humanoid performing two MoCAP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760" w:name="_Toc109920934"/>
      <w:commentRangeStart w:id="761"/>
      <w:r w:rsidRPr="00887A22">
        <w:t xml:space="preserve">Study </w:t>
      </w:r>
      <w:commentRangeStart w:id="762"/>
      <w:r w:rsidRPr="00887A22">
        <w:t xml:space="preserve">Procedures </w:t>
      </w:r>
      <w:commentRangeEnd w:id="762"/>
      <w:r>
        <w:rPr>
          <w:rStyle w:val="CommentReference"/>
          <w:b w:val="0"/>
        </w:rPr>
        <w:commentReference w:id="762"/>
      </w:r>
      <w:commentRangeEnd w:id="761"/>
      <w:r>
        <w:rPr>
          <w:rStyle w:val="CommentReference"/>
          <w:b w:val="0"/>
        </w:rPr>
        <w:commentReference w:id="761"/>
      </w:r>
      <w:bookmarkEnd w:id="760"/>
    </w:p>
    <w:p w14:paraId="7D2F6454" w14:textId="77777777" w:rsidR="00E72F1F" w:rsidRDefault="00E72F1F" w:rsidP="009C0CE1">
      <w:r>
        <w:t xml:space="preserve">The research project aims to build a CV model that can accurately predict human activity recognition (HAR). Model training will initialize a random experiment configuration and perform an appropriate MoCAP sequence. During the performance, a virtual camera will collect </w:t>
      </w:r>
      <w:r>
        <w:lastRenderedPageBreak/>
        <w:t>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763" w:name="_Toc109920935"/>
      <w:r>
        <w:t>Building the Model</w:t>
      </w:r>
      <w:bookmarkEnd w:id="763"/>
    </w:p>
    <w:p w14:paraId="2062E1CE" w14:textId="77777777" w:rsidR="00E72F1F" w:rsidRDefault="00E72F1F" w:rsidP="009C0CE1">
      <w:r>
        <w:t>A distributed training service can horizontally scale and assess these different humanoid permutations in isolation. Amazon SageMaker offers these capabilities through its “bring your own container” design. Researchers essentially bundle custom automation and open-source tooling into a virtualized process. SageMaker uses public cloud resources like compute and storage to execute the experiment hundreds or thousands of times. It also integrates into TensorFlow 2 for collecting accuracy and performance metrics. These features reduce the complexity of building boilerplate instruments for many standard requirements.</w:t>
      </w:r>
    </w:p>
    <w:p w14:paraId="0C7D686B" w14:textId="77777777" w:rsidR="00E72F1F" w:rsidRDefault="00E72F1F" w:rsidP="009C0CE1">
      <w:r>
        <w:t>Future researchers can replicate this experiment by deploying the same container images into their Amazon SageMaker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764" w:name="_Toc109920936"/>
      <w:r>
        <w:t>Implementing the Simulation Process</w:t>
      </w:r>
      <w:bookmarkEnd w:id="764"/>
    </w:p>
    <w:p w14:paraId="329A740F" w14:textId="4F94F31D" w:rsidR="00E72F1F" w:rsidRDefault="00E72F1F" w:rsidP="009C0CE1">
      <w:r>
        <w:t>A critical component of the design is the simulation environment. This research project uses Unity 4 for modeling physical interactions and humanoid behaviors. Unity 5 is generally available (G.A.) but does not yet support Linux, a requirement for model training with Amazon SageMaker. An alternative design could use Robot Operating System (ROS) and its Gazebo-</w:t>
      </w:r>
      <w:r>
        <w:lastRenderedPageBreak/>
        <w:t>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765" w:name="_Toc109920937"/>
      <w:r>
        <w:t>Recording Results</w:t>
      </w:r>
      <w:bookmarkEnd w:id="765"/>
    </w:p>
    <w:p w14:paraId="69CEAFB9" w14:textId="7DC44470" w:rsidR="00E72F1F" w:rsidRDefault="00E72F1F" w:rsidP="009C0CE1">
      <w:r>
        <w:t>This research project includes subsystems for simulating human movements, observing those behaviors, extracting intents, reacting through CPS systems, and evaluating prediction accuracies (Figure 1). An experiment begins with a test-case specification that describes the scene, actors, animations, and virtual devices. First, the Runtime Environment Pipeline simulates the scene requirements while virtual IP</w:t>
      </w:r>
      <w:del w:id="766" w:author="nate nate" w:date="2022-07-31T08:57:00Z">
        <w:r w:rsidDel="00DE0FD1">
          <w:delText>-</w:delText>
        </w:r>
      </w:del>
      <w:ins w:id="767" w:author="nate nate" w:date="2022-07-31T08:57:00Z">
        <w:r w:rsidR="00DE0FD1">
          <w:t xml:space="preserve"> </w:t>
        </w:r>
      </w:ins>
      <w:r>
        <w:t>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0D6644D9" w14:textId="77777777" w:rsidR="00722651" w:rsidRDefault="00722651">
      <w:pPr>
        <w:spacing w:line="259" w:lineRule="auto"/>
        <w:ind w:firstLine="0"/>
        <w:rPr>
          <w:ins w:id="768" w:author="nate nate" w:date="2022-07-31T08:52:00Z"/>
          <w:iCs/>
          <w:szCs w:val="18"/>
        </w:rPr>
      </w:pPr>
      <w:bookmarkStart w:id="769" w:name="_Toc107430855"/>
      <w:ins w:id="770" w:author="nate nate" w:date="2022-07-31T08:52:00Z">
        <w:r>
          <w:br w:type="page"/>
        </w:r>
      </w:ins>
    </w:p>
    <w:p w14:paraId="3296457A" w14:textId="3215E7B1" w:rsidR="00524E27" w:rsidRPr="00524E27" w:rsidRDefault="00524E27" w:rsidP="00524E27">
      <w:pPr>
        <w:pStyle w:val="Caption"/>
        <w:ind w:firstLine="0"/>
        <w:rPr>
          <w:i/>
          <w:iCs w:val="0"/>
        </w:rPr>
      </w:pPr>
      <w:r w:rsidRPr="00722651">
        <w:rPr>
          <w:b/>
          <w:bCs/>
          <w:rPrChange w:id="771" w:author="nate nate" w:date="2022-07-31T08:52:00Z">
            <w:rPr/>
          </w:rPrChange>
        </w:rPr>
        <w:lastRenderedPageBreak/>
        <w:t xml:space="preserve">Figure </w:t>
      </w:r>
      <w:r w:rsidR="00000000" w:rsidRPr="00722651">
        <w:rPr>
          <w:b/>
          <w:bCs/>
          <w:rPrChange w:id="772" w:author="nate nate" w:date="2022-07-31T08:52:00Z">
            <w:rPr/>
          </w:rPrChange>
        </w:rPr>
        <w:fldChar w:fldCharType="begin"/>
      </w:r>
      <w:r w:rsidR="00000000" w:rsidRPr="00722651">
        <w:rPr>
          <w:b/>
          <w:bCs/>
          <w:rPrChange w:id="773" w:author="nate nate" w:date="2022-07-31T08:52:00Z">
            <w:rPr/>
          </w:rPrChange>
        </w:rPr>
        <w:instrText xml:space="preserve"> SEQ Figure \* ARABIC </w:instrText>
      </w:r>
      <w:r w:rsidR="00000000" w:rsidRPr="00722651">
        <w:rPr>
          <w:b/>
          <w:bCs/>
          <w:rPrChange w:id="774" w:author="nate nate" w:date="2022-07-31T08:52:00Z">
            <w:rPr/>
          </w:rPrChange>
        </w:rPr>
        <w:fldChar w:fldCharType="separate"/>
      </w:r>
      <w:r w:rsidR="00B377C8" w:rsidRPr="00722651">
        <w:rPr>
          <w:b/>
          <w:bCs/>
          <w:noProof/>
          <w:rPrChange w:id="775" w:author="nate nate" w:date="2022-07-31T08:52:00Z">
            <w:rPr>
              <w:noProof/>
            </w:rPr>
          </w:rPrChange>
        </w:rPr>
        <w:t>23</w:t>
      </w:r>
      <w:r w:rsidR="00000000" w:rsidRPr="00722651">
        <w:rPr>
          <w:b/>
          <w:bCs/>
          <w:noProof/>
          <w:rPrChange w:id="776" w:author="nate nate" w:date="2022-07-31T08:52:00Z">
            <w:rPr>
              <w:noProof/>
            </w:rPr>
          </w:rPrChange>
        </w:rPr>
        <w:fldChar w:fldCharType="end"/>
      </w:r>
      <w:r>
        <w:br/>
      </w:r>
      <w:r w:rsidRPr="00524E27">
        <w:rPr>
          <w:i/>
          <w:iCs w:val="0"/>
        </w:rPr>
        <w:t>Experiment Design</w:t>
      </w:r>
      <w:bookmarkEnd w:id="769"/>
    </w:p>
    <w:p w14:paraId="39383AE0" w14:textId="683C9AE0" w:rsidR="00E72F1F" w:rsidRPr="00F57D40" w:rsidRDefault="00E72F1F" w:rsidP="00524E27">
      <w:pPr>
        <w:pStyle w:val="Caption"/>
        <w:ind w:firstLine="0"/>
      </w:pPr>
      <w:r w:rsidRPr="00A77089">
        <w:rPr>
          <w:noProof/>
        </w:rPr>
        <w:drawing>
          <wp:inline distT="0" distB="0" distL="0" distR="0" wp14:anchorId="1ABAF2B1" wp14:editId="1065A84B">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14411" cy="3056021"/>
                    </a:xfrm>
                    <a:prstGeom prst="rect">
                      <a:avLst/>
                    </a:prstGeom>
                  </pic:spPr>
                </pic:pic>
              </a:graphicData>
            </a:graphic>
          </wp:inline>
        </w:drawing>
      </w:r>
    </w:p>
    <w:p w14:paraId="3D378814" w14:textId="77777777" w:rsidR="00E72F1F" w:rsidRDefault="00E72F1F" w:rsidP="008E12AA">
      <w:pPr>
        <w:pStyle w:val="Heading3"/>
        <w:ind w:firstLine="0"/>
      </w:pPr>
      <w:bookmarkStart w:id="777" w:name="_Toc89613855"/>
      <w:bookmarkStart w:id="778" w:name="_Toc109920938"/>
      <w:r>
        <w:t>Test Case Definition</w:t>
      </w:r>
      <w:bookmarkEnd w:id="777"/>
      <w:bookmarkEnd w:id="778"/>
    </w:p>
    <w:p w14:paraId="166C45E7" w14:textId="5C92A4CC" w:rsidR="00E72F1F" w:rsidRPr="00F57D40" w:rsidRDefault="00E72F1F" w:rsidP="009C0CE1">
      <w:r>
        <w:t xml:space="preserve">A test case encapsulates a specific experiment. An arbitrary number of subjects will perform pre-configured animation sequences during the </w:t>
      </w:r>
      <w:del w:id="779" w:author="nate nate" w:date="2022-07-31T08:52:00Z">
        <w:r w:rsidDel="00722651">
          <w:delText>experiment</w:delText>
        </w:r>
      </w:del>
      <w:ins w:id="780" w:author="nate nate" w:date="2022-07-31T08:52:00Z">
        <w:r w:rsidR="00722651">
          <w:t>investigation</w:t>
        </w:r>
      </w:ins>
      <w:r>
        <w:t>, such as walking or failing. These behaviors occur within a dynamic world that supports typical real-world transforms. For example, the subject can turn off a light and move furniture</w:t>
      </w:r>
      <w:del w:id="781" w:author="nate nate" w:date="2022-07-31T08:52:00Z">
        <w:r w:rsidDel="00722651">
          <w:delText>,</w:delText>
        </w:r>
      </w:del>
      <w:r>
        <w:t xml:space="preserve"> but not modify the floor plan.</w:t>
      </w:r>
    </w:p>
    <w:p w14:paraId="52C27234" w14:textId="77777777" w:rsidR="00E72F1F" w:rsidRDefault="00E72F1F" w:rsidP="008E12AA">
      <w:pPr>
        <w:pStyle w:val="Heading3"/>
        <w:ind w:firstLine="0"/>
      </w:pPr>
      <w:bookmarkStart w:id="782" w:name="_Toc89613856"/>
      <w:bookmarkStart w:id="783" w:name="_Toc109920939"/>
      <w:r>
        <w:t>Data Generation Process</w:t>
      </w:r>
      <w:bookmarkEnd w:id="782"/>
      <w:bookmarkEnd w:id="783"/>
    </w:p>
    <w:p w14:paraId="08A41314" w14:textId="401FD287" w:rsidR="00E72F1F" w:rsidRDefault="00E72F1F" w:rsidP="009C0CE1">
      <w:r>
        <w:t xml:space="preserve">ROS actors represent the patients within the simulation environment, which perform an animation sequence while moving around the house. These animations originate from open-source motion-capture videos and map to a hierarchial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w:t>
      </w:r>
      <w:r>
        <w:lastRenderedPageBreak/>
        <w:t>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784" w:name="_Toc89613857"/>
      <w:bookmarkStart w:id="785" w:name="_Toc109920940"/>
      <w:r>
        <w:t>Simulation Process</w:t>
      </w:r>
      <w:bookmarkEnd w:id="784"/>
      <w:bookmarkEnd w:id="785"/>
    </w:p>
    <w:p w14:paraId="5DFD2A5B" w14:textId="713ADC24" w:rsidR="00E72F1F" w:rsidRPr="00524E27" w:rsidRDefault="00524E27" w:rsidP="00524E27">
      <w:pPr>
        <w:pStyle w:val="Caption"/>
        <w:ind w:firstLine="0"/>
        <w:rPr>
          <w:i/>
          <w:iCs w:val="0"/>
        </w:rPr>
      </w:pPr>
      <w:bookmarkStart w:id="786" w:name="_Toc107430856"/>
      <w:r w:rsidRPr="00722651">
        <w:rPr>
          <w:b/>
          <w:bCs/>
          <w:rPrChange w:id="787" w:author="nate nate" w:date="2022-07-31T08:52:00Z">
            <w:rPr/>
          </w:rPrChange>
        </w:rPr>
        <w:t xml:space="preserve">Figure </w:t>
      </w:r>
      <w:r w:rsidR="00000000" w:rsidRPr="00722651">
        <w:rPr>
          <w:b/>
          <w:bCs/>
          <w:rPrChange w:id="788" w:author="nate nate" w:date="2022-07-31T08:52:00Z">
            <w:rPr/>
          </w:rPrChange>
        </w:rPr>
        <w:fldChar w:fldCharType="begin"/>
      </w:r>
      <w:r w:rsidR="00000000" w:rsidRPr="00722651">
        <w:rPr>
          <w:b/>
          <w:bCs/>
          <w:rPrChange w:id="789" w:author="nate nate" w:date="2022-07-31T08:52:00Z">
            <w:rPr/>
          </w:rPrChange>
        </w:rPr>
        <w:instrText xml:space="preserve"> SEQ Figure \* ARABIC </w:instrText>
      </w:r>
      <w:r w:rsidR="00000000" w:rsidRPr="00722651">
        <w:rPr>
          <w:b/>
          <w:bCs/>
          <w:rPrChange w:id="790" w:author="nate nate" w:date="2022-07-31T08:52:00Z">
            <w:rPr/>
          </w:rPrChange>
        </w:rPr>
        <w:fldChar w:fldCharType="separate"/>
      </w:r>
      <w:r w:rsidR="00B377C8" w:rsidRPr="00722651">
        <w:rPr>
          <w:b/>
          <w:bCs/>
          <w:noProof/>
          <w:rPrChange w:id="791" w:author="nate nate" w:date="2022-07-31T08:52:00Z">
            <w:rPr>
              <w:noProof/>
            </w:rPr>
          </w:rPrChange>
        </w:rPr>
        <w:t>24</w:t>
      </w:r>
      <w:r w:rsidR="00000000" w:rsidRPr="00722651">
        <w:rPr>
          <w:b/>
          <w:bCs/>
          <w:noProof/>
          <w:rPrChange w:id="792" w:author="nate nate" w:date="2022-07-31T08:52:00Z">
            <w:rPr>
              <w:noProof/>
            </w:rPr>
          </w:rPrChange>
        </w:rPr>
        <w:fldChar w:fldCharType="end"/>
      </w:r>
      <w:r>
        <w:t xml:space="preserve"> </w:t>
      </w:r>
      <w:r>
        <w:br/>
      </w:r>
      <w:r w:rsidRPr="00524E27">
        <w:rPr>
          <w:i/>
          <w:iCs w:val="0"/>
        </w:rPr>
        <w:t>Simulation Instance</w:t>
      </w:r>
      <w:bookmarkEnd w:id="786"/>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30D1F0C1" w:rsidR="00E72F1F" w:rsidRDefault="00E72F1F" w:rsidP="009C0CE1">
      <w:r>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sidR="00151A0D">
            <w:rPr>
              <w:noProof/>
            </w:rPr>
            <w:t xml:space="preserve"> (Bipin, 2018)</w:t>
          </w:r>
          <w:r>
            <w:fldChar w:fldCharType="end"/>
          </w:r>
        </w:sdtContent>
      </w:sdt>
      <w:r>
        <w:t xml:space="preserve">. Researchers use physics simulators (e.g., Gazebo) to examine interactions between these </w:t>
      </w:r>
      <w:del w:id="793" w:author="nate nate" w:date="2022-07-31T08:52:00Z">
        <w:r w:rsidDel="00722651">
          <w:delText xml:space="preserve">various </w:delText>
        </w:r>
      </w:del>
      <w:r>
        <w:t xml:space="preserve">components. </w:t>
      </w:r>
      <w:del w:id="794" w:author="nate nate" w:date="2022-07-31T08:52:00Z">
        <w:r w:rsidDel="00722651">
          <w:delText xml:space="preserve"> </w:delText>
        </w:r>
      </w:del>
      <w:r>
        <w:t>For instance, the actor might perform walking to the kitchen table. Each camera will capture frames from its vantage point and transmit them to a message bus during this sequence (see Figure 2</w:t>
      </w:r>
      <w:ins w:id="795" w:author="nate nate" w:date="2022-07-31T08:52:00Z">
        <w:r w:rsidR="00722651">
          <w:t>4</w:t>
        </w:r>
      </w:ins>
      <w:r>
        <w:t xml:space="preserve">). Next, A.I. services subscribe to the event stream and process the visual data. Suppose the service </w:t>
      </w:r>
      <w:r>
        <w:lastRenderedPageBreak/>
        <w:t>detects a valuable signal (e.g., the refrigerator door is left open). In that case, it can post a notification to another message bus to mitigate the situation (e.g., use voice assistant).</w:t>
      </w:r>
    </w:p>
    <w:p w14:paraId="3D5414B3" w14:textId="01EF1015" w:rsidR="00E72F1F" w:rsidRDefault="00E72F1F" w:rsidP="009C0CE1">
      <w:r>
        <w:t>Validating these interactions requires an ability to reconfigure these worlds without significant effort. World templating tools (e.g., AWS RoboMaker) can dynamically generate environments that meet specifications</w:t>
      </w:r>
      <w:sdt>
        <w:sdtPr>
          <w:id w:val="-374089625"/>
          <w:citation/>
        </w:sdtPr>
        <w:sdtContent>
          <w:r>
            <w:fldChar w:fldCharType="begin"/>
          </w:r>
          <w:r>
            <w:instrText xml:space="preserve"> CITATION AWS21 \l 1033 </w:instrText>
          </w:r>
          <w:r>
            <w:fldChar w:fldCharType="separate"/>
          </w:r>
          <w:r w:rsidR="00151A0D">
            <w:rPr>
              <w:noProof/>
            </w:rPr>
            <w:t xml:space="preserve"> (AWS, 2021)</w:t>
          </w:r>
          <w:r>
            <w:fldChar w:fldCharType="end"/>
          </w:r>
        </w:sdtContent>
      </w:sdt>
      <w:r>
        <w:t>. This capability allows the researchers to create custom sensors and algorithms, not position</w:t>
      </w:r>
      <w:del w:id="796" w:author="nate nate" w:date="2022-07-31T08:57:00Z">
        <w:r w:rsidDel="00DE0FD1">
          <w:delText>ing</w:delText>
        </w:r>
      </w:del>
      <w:r>
        <w:t xml:space="preserve">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797" w:name="_Toc79709072"/>
      <w:bookmarkStart w:id="798" w:name="_Toc89613858"/>
      <w:bookmarkStart w:id="799" w:name="_Toc109920941"/>
      <w:r w:rsidRPr="0066572A">
        <w:t>Intent</w:t>
      </w:r>
      <w:r>
        <w:t xml:space="preserve"> Extraction Process</w:t>
      </w:r>
      <w:bookmarkEnd w:id="797"/>
      <w:bookmarkEnd w:id="798"/>
      <w:bookmarkEnd w:id="799"/>
    </w:p>
    <w:p w14:paraId="01FE454A" w14:textId="2824F68A" w:rsidR="00E72F1F" w:rsidRDefault="00E72F1F" w:rsidP="009C0CE1">
      <w:r>
        <w:t xml:space="preserve">A machine learning algorithm will process short video clips and predict the subject’s intent based on </w:t>
      </w:r>
      <w:commentRangeStart w:id="800"/>
      <w:r>
        <w:t>their behavior</w:t>
      </w:r>
      <w:commentRangeEnd w:id="800"/>
      <w:r>
        <w:rPr>
          <w:rStyle w:val="CommentReference"/>
        </w:rPr>
        <w:commentReference w:id="800"/>
      </w:r>
      <w:r>
        <w:t xml:space="preserve">. For instance, the simulator will load a humanoid into a virtual apartment and perform a walking sequence. These animation sequences will originate from open-source databases, such as Mixamo (Adobe, 2021) and MoCap Database </w:t>
      </w:r>
      <w:sdt>
        <w:sdtPr>
          <w:id w:val="-1124234919"/>
          <w:citation/>
        </w:sdtPr>
        <w:sdtContent>
          <w:r>
            <w:fldChar w:fldCharType="begin"/>
          </w:r>
          <w:r>
            <w:instrText xml:space="preserve"> CITATION CMU21 \l 1033 </w:instrText>
          </w:r>
          <w:r>
            <w:fldChar w:fldCharType="separate"/>
          </w:r>
          <w:r w:rsidR="00151A0D">
            <w:rPr>
              <w:noProof/>
            </w:rPr>
            <w:t>(CMU, 2021)</w:t>
          </w:r>
          <w:r>
            <w:fldChar w:fldCharType="end"/>
          </w:r>
        </w:sdtContent>
      </w:sdt>
      <w:r>
        <w:t xml:space="preserve">. IP-cameras will track the subject’s skeleton movement changes into specialized sequence-to-binary classification models. For example, one model predicts that the </w:t>
      </w:r>
      <w:del w:id="801" w:author="nate nate" w:date="2022-07-31T08:56:00Z">
        <w:r w:rsidDel="00DE0FD1">
          <w:delText xml:space="preserve">subject </w:delText>
        </w:r>
      </w:del>
      <w:ins w:id="802" w:author="nate nate" w:date="2022-07-31T08:56:00Z">
        <w:r w:rsidR="00DE0FD1">
          <w:t>agent</w:t>
        </w:r>
        <w:r w:rsidR="00DE0FD1">
          <w:t xml:space="preserve"> </w:t>
        </w:r>
      </w:ins>
      <w:r>
        <w:t>raises their hand while another assesses jumping or falling. Next, an ensemble classification algorithm combines these binary predictors into a sophisticated intent. This approach should support future researchers iteratively adding more behaviors over time.</w:t>
      </w:r>
    </w:p>
    <w:p w14:paraId="12B4E04F" w14:textId="57789806" w:rsidR="00E72F1F" w:rsidRDefault="00E72F1F" w:rsidP="009C0CE1">
      <w:pPr>
        <w:rPr>
          <w:sz w:val="18"/>
          <w:szCs w:val="18"/>
        </w:rPr>
      </w:pPr>
      <w:r>
        <w:t xml:space="preserve">The input sequence will contain the relative positional changes to the subject’s skeletal joints (see Figure </w:t>
      </w:r>
      <w:del w:id="803" w:author="nate nate" w:date="2022-07-31T08:53:00Z">
        <w:r w:rsidDel="00722651">
          <w:delText>3</w:delText>
        </w:r>
      </w:del>
      <w:ins w:id="804" w:author="nate nate" w:date="2022-07-31T08:53:00Z">
        <w:r w:rsidR="00722651">
          <w:t>26</w:t>
        </w:r>
      </w:ins>
      <w:r>
        <w:t xml:space="preserve">). There are several potential implementations, and those solutions must perform within the hardware constraints of an edge appliance. </w:t>
      </w:r>
      <w:commentRangeStart w:id="805"/>
      <w:commentRangeStart w:id="806"/>
      <w:r>
        <w:t>For instance, the simulated home might produce data from dozens of cameras and sensors</w:t>
      </w:r>
      <w:commentRangeEnd w:id="805"/>
      <w:r>
        <w:rPr>
          <w:rStyle w:val="CommentReference"/>
        </w:rPr>
        <w:commentReference w:id="805"/>
      </w:r>
      <w:commentRangeEnd w:id="806"/>
      <w:r>
        <w:rPr>
          <w:rStyle w:val="CommentReference"/>
        </w:rPr>
        <w:commentReference w:id="806"/>
      </w:r>
      <w:r>
        <w:t xml:space="preserve">. Suppose the algorithm requires too </w:t>
      </w:r>
      <w:r>
        <w:lastRenderedPageBreak/>
        <w:t>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4A814822" w:rsidR="00B377C8" w:rsidRPr="00B377C8" w:rsidRDefault="00B377C8" w:rsidP="00B377C8">
      <w:pPr>
        <w:pStyle w:val="Caption"/>
        <w:ind w:firstLine="0"/>
        <w:rPr>
          <w:i/>
          <w:iCs w:val="0"/>
        </w:rPr>
      </w:pPr>
      <w:bookmarkStart w:id="807" w:name="_Toc107430857"/>
      <w:r w:rsidRPr="00722651">
        <w:rPr>
          <w:b/>
          <w:bCs/>
          <w:rPrChange w:id="808" w:author="nate nate" w:date="2022-07-31T08:53:00Z">
            <w:rPr/>
          </w:rPrChange>
        </w:rPr>
        <w:t xml:space="preserve">Figure </w:t>
      </w:r>
      <w:r w:rsidR="00000000" w:rsidRPr="00722651">
        <w:rPr>
          <w:b/>
          <w:bCs/>
          <w:rPrChange w:id="809" w:author="nate nate" w:date="2022-07-31T08:53:00Z">
            <w:rPr/>
          </w:rPrChange>
        </w:rPr>
        <w:fldChar w:fldCharType="begin"/>
      </w:r>
      <w:r w:rsidR="00000000" w:rsidRPr="00722651">
        <w:rPr>
          <w:b/>
          <w:bCs/>
          <w:rPrChange w:id="810" w:author="nate nate" w:date="2022-07-31T08:53:00Z">
            <w:rPr/>
          </w:rPrChange>
        </w:rPr>
        <w:instrText xml:space="preserve"> SEQ Figure \* ARABIC </w:instrText>
      </w:r>
      <w:r w:rsidR="00000000" w:rsidRPr="00722651">
        <w:rPr>
          <w:b/>
          <w:bCs/>
          <w:rPrChange w:id="811" w:author="nate nate" w:date="2022-07-31T08:53:00Z">
            <w:rPr/>
          </w:rPrChange>
        </w:rPr>
        <w:fldChar w:fldCharType="separate"/>
      </w:r>
      <w:r w:rsidRPr="00722651">
        <w:rPr>
          <w:b/>
          <w:bCs/>
          <w:noProof/>
          <w:rPrChange w:id="812" w:author="nate nate" w:date="2022-07-31T08:53:00Z">
            <w:rPr>
              <w:noProof/>
            </w:rPr>
          </w:rPrChange>
        </w:rPr>
        <w:t>26</w:t>
      </w:r>
      <w:r w:rsidR="00000000" w:rsidRPr="00722651">
        <w:rPr>
          <w:b/>
          <w:bCs/>
          <w:noProof/>
          <w:rPrChange w:id="813" w:author="nate nate" w:date="2022-07-31T08:53:00Z">
            <w:rPr>
              <w:noProof/>
            </w:rPr>
          </w:rPrChange>
        </w:rPr>
        <w:fldChar w:fldCharType="end"/>
      </w:r>
      <w:del w:id="814" w:author="nate nate" w:date="2022-07-31T08:53:00Z">
        <w:r w:rsidDel="00722651">
          <w:delText xml:space="preserve"> </w:delText>
        </w:r>
      </w:del>
      <w:r>
        <w:br/>
      </w:r>
      <w:r w:rsidRPr="00B377C8">
        <w:rPr>
          <w:i/>
          <w:iCs w:val="0"/>
        </w:rPr>
        <w:t>Intent Extract Logical View</w:t>
      </w:r>
      <w:bookmarkEnd w:id="807"/>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228pt" o:ole="">
            <v:imagedata r:id="rId52" o:title=""/>
          </v:shape>
          <o:OLEObject Type="Embed" ProgID="Paint.Picture" ShapeID="_x0000_i1025" DrawAspect="Content" ObjectID="_1720770826" r:id="rId53"/>
        </w:object>
      </w:r>
    </w:p>
    <w:p w14:paraId="79088A13" w14:textId="77777777" w:rsidR="00E72F1F" w:rsidRDefault="00E72F1F" w:rsidP="008E12AA">
      <w:pPr>
        <w:pStyle w:val="Heading3"/>
        <w:ind w:firstLine="0"/>
      </w:pPr>
      <w:bookmarkStart w:id="815" w:name="_Toc89613859"/>
      <w:bookmarkStart w:id="816" w:name="_Toc109920942"/>
      <w:r>
        <w:t>Rule Engine Process</w:t>
      </w:r>
      <w:bookmarkEnd w:id="815"/>
      <w:bookmarkEnd w:id="816"/>
    </w:p>
    <w:p w14:paraId="57A5EBAB" w14:textId="77777777" w:rsidR="00E72F1F" w:rsidRDefault="00E72F1F" w:rsidP="008E12AA">
      <w:pPr>
        <w:ind w:firstLine="0"/>
      </w:pPr>
      <w:r>
        <w:tab/>
        <w:t xml:space="preserve">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w:t>
      </w:r>
      <w:r>
        <w:lastRenderedPageBreak/>
        <w:t>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817" w:name="_Toc89613861"/>
      <w:bookmarkStart w:id="818" w:name="_Toc109920943"/>
      <w:bookmarkStart w:id="819" w:name="_Toc79709073"/>
      <w:r>
        <w:t>Decision History Store</w:t>
      </w:r>
      <w:bookmarkEnd w:id="817"/>
      <w:bookmarkEnd w:id="818"/>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820" w:name="_Toc89613862"/>
      <w:bookmarkStart w:id="821" w:name="_Toc109920944"/>
      <w:r>
        <w:t>Aggregation Process</w:t>
      </w:r>
      <w:bookmarkEnd w:id="820"/>
      <w:bookmarkEnd w:id="821"/>
    </w:p>
    <w:p w14:paraId="4DC920F8" w14:textId="75D1C5C0" w:rsidR="00E72F1F" w:rsidRDefault="00E72F1F" w:rsidP="009C0CE1">
      <w:r>
        <w:t>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822" w:name="_Toc89613863"/>
      <w:bookmarkStart w:id="823" w:name="_Toc109920945"/>
      <w:bookmarkEnd w:id="819"/>
      <w:r>
        <w:lastRenderedPageBreak/>
        <w:t>Evaluation Process</w:t>
      </w:r>
      <w:bookmarkEnd w:id="822"/>
      <w:bookmarkEnd w:id="823"/>
    </w:p>
    <w:p w14:paraId="5AFE3AF9" w14:textId="0DD30967" w:rsidR="00E72F1F" w:rsidRDefault="00E72F1F" w:rsidP="009C0CE1">
      <w:r>
        <w:t xml:space="preserve">Creating high-quality software requires quality assurance procedures. </w:t>
      </w:r>
      <w:del w:id="824" w:author="nate nate" w:date="2022-07-31T08:56:00Z">
        <w:r w:rsidDel="00DE0FD1">
          <w:delText xml:space="preserve">There are several </w:delText>
        </w:r>
      </w:del>
      <w:del w:id="825" w:author="nate nate" w:date="2022-07-31T08:53:00Z">
        <w:r w:rsidDel="00722651">
          <w:delText xml:space="preserve">classes of </w:delText>
        </w:r>
      </w:del>
      <w:del w:id="826" w:author="nate nate" w:date="2022-07-31T08:56:00Z">
        <w:r w:rsidDel="00DE0FD1">
          <w:delText>defects</w:delText>
        </w:r>
      </w:del>
      <w:ins w:id="827" w:author="nate nate" w:date="2022-07-31T08:56:00Z">
        <w:r w:rsidR="00DE0FD1">
          <w:t>Several defects categories exist</w:t>
        </w:r>
      </w:ins>
      <w:r>
        <w:t xml:space="preserve">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828" w:name="_Toc89613864"/>
      <w:bookmarkStart w:id="829" w:name="_Toc109920946"/>
      <w:r>
        <w:t>Report Generation Process</w:t>
      </w:r>
      <w:bookmarkEnd w:id="828"/>
      <w:bookmarkEnd w:id="829"/>
    </w:p>
    <w:p w14:paraId="5AA4171F" w14:textId="6474D3B2" w:rsidR="00E72F1F" w:rsidRPr="00EB097A" w:rsidRDefault="00E72F1F" w:rsidP="009C0CE1">
      <w:r>
        <w:t>A simple test-cases has a subject performing an animation within a world. Derived test cases could also cover entire open-source Motion Capture (MoCap)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PowerBI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830" w:name="_Toc109920947"/>
      <w:commentRangeStart w:id="831"/>
      <w:commentRangeStart w:id="832"/>
      <w:r>
        <w:t>Data Analysis</w:t>
      </w:r>
      <w:commentRangeEnd w:id="831"/>
      <w:r>
        <w:rPr>
          <w:rStyle w:val="CommentReference"/>
        </w:rPr>
        <w:commentReference w:id="831"/>
      </w:r>
      <w:commentRangeEnd w:id="832"/>
      <w:r>
        <w:rPr>
          <w:rStyle w:val="CommentReference"/>
          <w:b w:val="0"/>
        </w:rPr>
        <w:commentReference w:id="832"/>
      </w:r>
      <w:bookmarkEnd w:id="830"/>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833" w:name="_Toc109920948"/>
      <w:r>
        <w:lastRenderedPageBreak/>
        <w:t>Addressing the research questions</w:t>
      </w:r>
      <w:bookmarkEnd w:id="833"/>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834" w:name="_Toc109920949"/>
      <w:r>
        <w:t>Model Training Analysis</w:t>
      </w:r>
      <w:bookmarkEnd w:id="834"/>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SageMaker).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835" w:name="_Toc109920950"/>
      <w:r>
        <w:t>Model Inference Analysis</w:t>
      </w:r>
      <w:bookmarkEnd w:id="835"/>
    </w:p>
    <w:p w14:paraId="66BC7704" w14:textId="651F65AB" w:rsidR="00E72F1F" w:rsidRDefault="00E72F1F" w:rsidP="009C0CE1">
      <w:r>
        <w:t xml:space="preserve">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w:t>
      </w:r>
      <w:r>
        <w:lastRenderedPageBreak/>
        <w:t>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836" w:name="_Toc109920951"/>
      <w:commentRangeStart w:id="837"/>
      <w:r w:rsidRPr="00887A22">
        <w:t xml:space="preserve">Assumptions </w:t>
      </w:r>
      <w:commentRangeEnd w:id="837"/>
      <w:r>
        <w:rPr>
          <w:rStyle w:val="CommentReference"/>
        </w:rPr>
        <w:commentReference w:id="837"/>
      </w:r>
      <w:bookmarkEnd w:id="836"/>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838" w:name="_Toc109920952"/>
      <w:r>
        <w:t>CV Models can Predict HAR</w:t>
      </w:r>
      <w:bookmarkEnd w:id="838"/>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839" w:name="_Toc109920953"/>
      <w:r>
        <w:t>Simulation Processes and MoCAP are Compatible</w:t>
      </w:r>
      <w:bookmarkEnd w:id="839"/>
    </w:p>
    <w:p w14:paraId="5029151F" w14:textId="1AA77199" w:rsidR="00E72F1F" w:rsidRPr="00671CAF" w:rsidRDefault="00E72F1F" w:rsidP="009C0CE1">
      <w:r>
        <w:t>There is an assumption that open-source motion capture (MoCAP) files are compatible with industry-standard physics simulation processes. The test cases aim to use virtual cameras to capture this information in 3-D open worlds. Suppose it is not possible to reuse that footage. In that case, the study can flatten the MoCAP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840" w:name="_Toc109920954"/>
      <w:r>
        <w:t>Adequate Funding Exists</w:t>
      </w:r>
      <w:bookmarkEnd w:id="840"/>
    </w:p>
    <w:p w14:paraId="7BD9D6A7" w14:textId="77777777" w:rsidR="00E72F1F" w:rsidRDefault="00E72F1F" w:rsidP="009C0CE1">
      <w:r>
        <w:t xml:space="preserve">The current plan also assumes access to a highly discounted rate for cloud computing resources. Amazon Web Services (AWS) has several programs for aiding researchers, like AWS </w:t>
      </w:r>
      <w:r>
        <w:lastRenderedPageBreak/>
        <w:t>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841" w:name="_Toc109920955"/>
      <w:r>
        <w:t>Quality Tooling Exists</w:t>
      </w:r>
      <w:bookmarkEnd w:id="841"/>
    </w:p>
    <w:p w14:paraId="580ECF00" w14:textId="77777777" w:rsidR="00E72F1F" w:rsidRDefault="00E72F1F" w:rsidP="009C0CE1">
      <w:r>
        <w:t>This study makes several assumptions about the current industry state. It assumes that mainstream solutions like Amazon SageMaker, Robotic Operating System, Docker, OpenAI’s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842" w:name="_Toc109920956"/>
      <w:commentRangeStart w:id="843"/>
      <w:r w:rsidRPr="00887A22">
        <w:t>Limitations</w:t>
      </w:r>
      <w:commentRangeEnd w:id="843"/>
      <w:r>
        <w:rPr>
          <w:rStyle w:val="CommentReference"/>
        </w:rPr>
        <w:commentReference w:id="843"/>
      </w:r>
      <w:bookmarkEnd w:id="842"/>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844" w:name="_Toc109920957"/>
      <w:r>
        <w:t>Range of Motion</w:t>
      </w:r>
      <w:bookmarkEnd w:id="844"/>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845" w:name="_Toc109920958"/>
      <w:commentRangeStart w:id="846"/>
      <w:r w:rsidRPr="00887A22">
        <w:lastRenderedPageBreak/>
        <w:t>Delimitations</w:t>
      </w:r>
      <w:commentRangeEnd w:id="846"/>
      <w:r>
        <w:rPr>
          <w:rStyle w:val="CommentReference"/>
        </w:rPr>
        <w:commentReference w:id="846"/>
      </w:r>
      <w:bookmarkEnd w:id="845"/>
    </w:p>
    <w:p w14:paraId="256F2F9C" w14:textId="1EF4D4A4" w:rsidR="00E72F1F" w:rsidRDefault="00E72F1F" w:rsidP="009C0CE1">
      <w:r>
        <w:t xml:space="preserve">Deliminiations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847" w:name="_Toc109920959"/>
      <w:r>
        <w:t>Humanoids are not Humans</w:t>
      </w:r>
      <w:bookmarkEnd w:id="847"/>
    </w:p>
    <w:p w14:paraId="5D4CECAA" w14:textId="318E598E" w:rsidR="00E72F1F" w:rsidRPr="00DC7327" w:rsidRDefault="00E72F1F" w:rsidP="009C0CE1">
      <w:r>
        <w:t>There is an implicit assumption that humanoids can substitute humans in semantically similar configurations. This study does not have sufficient resources to evaluate the validity of that assumption. Future research could exist to compare real cameras against the MoCAP footage.</w:t>
      </w:r>
    </w:p>
    <w:p w14:paraId="6B20222D" w14:textId="77777777" w:rsidR="00E72F1F" w:rsidRDefault="00E72F1F" w:rsidP="00664476">
      <w:pPr>
        <w:pStyle w:val="Heading3"/>
        <w:ind w:firstLine="0"/>
      </w:pPr>
      <w:bookmarkStart w:id="848" w:name="_Toc109920960"/>
      <w:r>
        <w:t>Humanoid Constraints</w:t>
      </w:r>
      <w:bookmarkEnd w:id="848"/>
    </w:p>
    <w:p w14:paraId="4ACC122E" w14:textId="0AB8F1F9"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sidR="00151A0D">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849" w:name="_Toc109920961"/>
      <w:commentRangeStart w:id="850"/>
      <w:r w:rsidRPr="00887A22">
        <w:t>Ethical Assurances</w:t>
      </w:r>
      <w:commentRangeEnd w:id="850"/>
      <w:r>
        <w:rPr>
          <w:rStyle w:val="CommentReference"/>
        </w:rPr>
        <w:commentReference w:id="850"/>
      </w:r>
      <w:bookmarkEnd w:id="849"/>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851"/>
      <w:r>
        <w:t>or undue harm risks.</w:t>
      </w:r>
      <w:commentRangeEnd w:id="851"/>
      <w:r>
        <w:rPr>
          <w:rStyle w:val="CommentReference"/>
        </w:rPr>
        <w:commentReference w:id="851"/>
      </w:r>
    </w:p>
    <w:p w14:paraId="5BC510E6" w14:textId="77777777" w:rsidR="00E72F1F" w:rsidRDefault="00E72F1F" w:rsidP="00664476">
      <w:pPr>
        <w:pStyle w:val="Heading3"/>
        <w:ind w:firstLine="0"/>
      </w:pPr>
      <w:bookmarkStart w:id="852" w:name="_Toc109920962"/>
      <w:r>
        <w:t>Human Subject Concerns</w:t>
      </w:r>
      <w:bookmarkEnd w:id="852"/>
    </w:p>
    <w:p w14:paraId="322632DA" w14:textId="77777777" w:rsidR="00E72F1F" w:rsidRDefault="00E72F1F" w:rsidP="009C0CE1">
      <w:r>
        <w:t xml:space="preserve">This study uses humanoids in a physics simulation process as a research technique that mitigates ethical concerns and personal privacy risks. Since a humanoid is a virtual construct, it </w:t>
      </w:r>
      <w:r>
        <w:lastRenderedPageBreak/>
        <w:t>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853" w:name="_Toc109920963"/>
      <w:r>
        <w:t xml:space="preserve">Secure Data </w:t>
      </w:r>
      <w:commentRangeStart w:id="854"/>
      <w:r>
        <w:t>Storage</w:t>
      </w:r>
      <w:commentRangeEnd w:id="854"/>
      <w:r>
        <w:rPr>
          <w:rStyle w:val="CommentReference"/>
          <w:b w:val="0"/>
          <w:i w:val="0"/>
        </w:rPr>
        <w:commentReference w:id="854"/>
      </w:r>
      <w:bookmarkEnd w:id="853"/>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070066FC"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Zovi,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Juypter Notebook server </w:t>
      </w:r>
      <w:r>
        <w:lastRenderedPageBreak/>
        <w:t>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151A0D">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855" w:name="_Toc109920964"/>
      <w:r>
        <w:t>Researchers Role</w:t>
      </w:r>
      <w:bookmarkEnd w:id="855"/>
    </w:p>
    <w:p w14:paraId="38A9A9BA" w14:textId="0FCF229B" w:rsidR="00E72F1F" w:rsidRDefault="00E72F1F" w:rsidP="009C0CE1">
      <w:pPr>
        <w:rPr>
          <w:b/>
        </w:rPr>
      </w:pPr>
      <w:r>
        <w:t>The researcher is responsible for building the artifacts, measuring their accuracy, and reporting the results. There is the potential for biases impacting the study due to resource constraints. For instance, the project might plan four different MoCAP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856" w:name="_Toc109920965"/>
      <w:r>
        <w:lastRenderedPageBreak/>
        <w:t>Summary</w:t>
      </w:r>
      <w:bookmarkEnd w:id="856"/>
    </w:p>
    <w:p w14:paraId="5916824D" w14:textId="3FE05D0C" w:rsidR="00E72F1F" w:rsidRDefault="00E72F1F" w:rsidP="009C0CE1">
      <w:r>
        <w:t>Like many situations, elderly and special needs care can use AI/ML processes to improve the patient</w:t>
      </w:r>
      <w:del w:id="857" w:author="nate nate" w:date="2022-07-31T08:54:00Z">
        <w:r w:rsidDel="00722651">
          <w:delText>s</w:delText>
        </w:r>
      </w:del>
      <w:r>
        <w:t>’</w:t>
      </w:r>
      <w:ins w:id="858" w:author="nate nate" w:date="2022-07-31T08:54:00Z">
        <w:r w:rsidR="00722651">
          <w:t>s</w:t>
        </w:r>
      </w:ins>
      <w:r>
        <w:t xml:space="preserve">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car-breaking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w:t>
      </w:r>
      <w:r>
        <w:lastRenderedPageBreak/>
        <w:t xml:space="preserve">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859" w:name="_Toc464831651" w:displacedByCustomXml="next"/>
    <w:bookmarkEnd w:id="859" w:displacedByCustomXml="next"/>
    <w:bookmarkStart w:id="860" w:name="_Toc465328388" w:displacedByCustomXml="next"/>
    <w:bookmarkEnd w:id="860" w:displacedByCustomXml="next"/>
    <w:bookmarkStart w:id="861" w:name="_Toc109920966" w:displacedByCustomXml="next"/>
    <w:bookmarkStart w:id="862" w:name="_Toc231285448" w:displacedByCustomXml="next"/>
    <w:sdt>
      <w:sdtPr>
        <w:rPr>
          <w:rFonts w:eastAsiaTheme="minorHAnsi" w:cstheme="minorBidi"/>
          <w:b w:val="0"/>
          <w:bCs w:val="0"/>
          <w:szCs w:val="22"/>
        </w:rPr>
        <w:id w:val="1362785263"/>
        <w:docPartObj>
          <w:docPartGallery w:val="Bibliographies"/>
          <w:docPartUnique/>
        </w:docPartObj>
      </w:sdtPr>
      <w:sdtContent>
        <w:p w14:paraId="4CE243D4" w14:textId="3EFA6FBD" w:rsidR="00E72F1F" w:rsidRPr="00DA7720" w:rsidRDefault="00E72F1F" w:rsidP="00DA7720">
          <w:pPr>
            <w:pStyle w:val="Heading1"/>
            <w:ind w:firstLine="0"/>
            <w:rPr>
              <w:b w:val="0"/>
              <w:bCs w:val="0"/>
            </w:rPr>
          </w:pPr>
          <w:r w:rsidRPr="00DA7720">
            <w:rPr>
              <w:b w:val="0"/>
              <w:bCs w:val="0"/>
            </w:rPr>
            <w:t>References</w:t>
          </w:r>
          <w:bookmarkEnd w:id="861"/>
        </w:p>
        <w:sdt>
          <w:sdtPr>
            <w:rPr>
              <w:rFonts w:cstheme="minorBidi"/>
              <w:szCs w:val="22"/>
            </w:rPr>
            <w:id w:val="-573587230"/>
            <w:bibliography/>
          </w:sdtPr>
          <w:sdtContent>
            <w:p w14:paraId="36EF0159" w14:textId="77777777" w:rsidR="00151A0D" w:rsidRDefault="00E72F1F" w:rsidP="00151A0D">
              <w:pPr>
                <w:pStyle w:val="Bibliography"/>
                <w:ind w:left="720" w:hanging="720"/>
                <w:rPr>
                  <w:noProof/>
                </w:rPr>
              </w:pPr>
              <w:r>
                <w:fldChar w:fldCharType="begin"/>
              </w:r>
              <w:r>
                <w:instrText xml:space="preserve"> BIBLIOGRAPHY </w:instrText>
              </w:r>
              <w:r>
                <w:fldChar w:fldCharType="separate"/>
              </w:r>
              <w:r w:rsidR="00151A0D">
                <w:rPr>
                  <w:noProof/>
                </w:rPr>
                <w:t xml:space="preserve">Aguida, M., Ouchani, S., &amp; Benmalek, M. (2020). A review on cyber-physical systems. </w:t>
              </w:r>
              <w:r w:rsidR="00151A0D">
                <w:rPr>
                  <w:i/>
                  <w:iCs/>
                  <w:noProof/>
                </w:rPr>
                <w:t>International Conference on Enabling Technologies</w:t>
              </w:r>
              <w:r w:rsidR="00151A0D">
                <w:rPr>
                  <w:noProof/>
                </w:rPr>
                <w:t xml:space="preserve"> (pp. 275-278). Basque Coast, Bayonne; France: IEEE. doi:https://doi.org/10.1109/WETICE49692.2020.00060</w:t>
              </w:r>
            </w:p>
            <w:p w14:paraId="0A13926B" w14:textId="77777777" w:rsidR="00151A0D" w:rsidRDefault="00151A0D" w:rsidP="00151A0D">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BE4D99B" w14:textId="77777777" w:rsidR="00151A0D" w:rsidRDefault="00151A0D" w:rsidP="00151A0D">
              <w:pPr>
                <w:pStyle w:val="Bibliography"/>
                <w:ind w:left="720" w:hanging="720"/>
                <w:rPr>
                  <w:noProof/>
                </w:rPr>
              </w:pPr>
              <w:r>
                <w:rPr>
                  <w:noProof/>
                </w:rPr>
                <w:t xml:space="preserve">Asimov, I. (1942). </w:t>
              </w:r>
              <w:r>
                <w:rPr>
                  <w:i/>
                  <w:iCs/>
                  <w:noProof/>
                </w:rPr>
                <w:t>Runaround.</w:t>
              </w:r>
              <w:r>
                <w:rPr>
                  <w:noProof/>
                </w:rPr>
                <w:t xml:space="preserve"> </w:t>
              </w:r>
            </w:p>
            <w:p w14:paraId="057CD4C5" w14:textId="77777777" w:rsidR="00151A0D" w:rsidRDefault="00151A0D" w:rsidP="00151A0D">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20FB4BA8" w14:textId="77777777" w:rsidR="00151A0D" w:rsidRDefault="00151A0D" w:rsidP="00151A0D">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63922773" w14:textId="77777777" w:rsidR="00151A0D" w:rsidRDefault="00151A0D" w:rsidP="00151A0D">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9004230" w14:textId="77777777" w:rsidR="00151A0D" w:rsidRDefault="00151A0D" w:rsidP="00151A0D">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19F81C5B" w14:textId="77777777" w:rsidR="00151A0D" w:rsidRDefault="00151A0D" w:rsidP="00151A0D">
              <w:pPr>
                <w:pStyle w:val="Bibliography"/>
                <w:ind w:left="720" w:hanging="720"/>
                <w:rPr>
                  <w:noProof/>
                </w:rPr>
              </w:pPr>
              <w:r>
                <w:rPr>
                  <w:noProof/>
                </w:rPr>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5E649EB5" w14:textId="77777777" w:rsidR="00151A0D" w:rsidRDefault="00151A0D" w:rsidP="00151A0D">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552962D0" w14:textId="77777777" w:rsidR="00151A0D" w:rsidRDefault="00151A0D" w:rsidP="00151A0D">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2FC0B655" w14:textId="053441EC" w:rsidR="00151A0D" w:rsidRDefault="00151A0D" w:rsidP="00151A0D">
              <w:pPr>
                <w:pStyle w:val="Bibliography"/>
                <w:ind w:left="720" w:hanging="720"/>
                <w:rPr>
                  <w:noProof/>
                </w:rPr>
              </w:pPr>
              <w:r>
                <w:rPr>
                  <w:noProof/>
                </w:rPr>
                <w:lastRenderedPageBreak/>
                <w:t xml:space="preserve">Boorugu, R., &amp; Ramesh, G. (2020). A survey on </w:t>
              </w:r>
              <w:del w:id="863" w:author="nate nate" w:date="2022-07-31T08:56:00Z">
                <w:r w:rsidDel="00DE0FD1">
                  <w:rPr>
                    <w:noProof/>
                  </w:rPr>
                  <w:delText xml:space="preserve">NLP </w:delText>
                </w:r>
              </w:del>
              <w:ins w:id="864" w:author="nate nate" w:date="2022-07-31T08:56:00Z">
                <w:r w:rsidR="00DE0FD1">
                  <w:rPr>
                    <w:noProof/>
                  </w:rPr>
                  <w:t>NLP</w:t>
                </w:r>
                <w:r w:rsidR="00DE0FD1">
                  <w:rPr>
                    <w:noProof/>
                  </w:rPr>
                  <w:t>-</w:t>
                </w:r>
              </w:ins>
              <w:r>
                <w:rPr>
                  <w:noProof/>
                </w:rPr>
                <w:t xml:space="preserve">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0F1F9C85" w14:textId="77777777" w:rsidR="00151A0D" w:rsidRDefault="00151A0D" w:rsidP="00151A0D">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4AC4524A" w14:textId="77777777" w:rsidR="00151A0D" w:rsidRDefault="00151A0D" w:rsidP="00151A0D">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6895AEA8" w14:textId="77777777" w:rsidR="00151A0D" w:rsidRDefault="00151A0D" w:rsidP="00151A0D">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515A51B3" w14:textId="77777777" w:rsidR="00151A0D" w:rsidRDefault="00151A0D" w:rsidP="00151A0D">
              <w:pPr>
                <w:pStyle w:val="Bibliography"/>
                <w:ind w:left="720" w:hanging="720"/>
                <w:rPr>
                  <w:noProof/>
                </w:rPr>
              </w:pPr>
              <w:r>
                <w:rPr>
                  <w:noProof/>
                </w:rPr>
                <w:t xml:space="preserve">Burr, V. (2015). </w:t>
              </w:r>
              <w:r>
                <w:rPr>
                  <w:i/>
                  <w:iCs/>
                  <w:noProof/>
                </w:rPr>
                <w:t>Social Constructionism.</w:t>
              </w:r>
              <w:r>
                <w:rPr>
                  <w:noProof/>
                </w:rPr>
                <w:t xml:space="preserve"> Routledge.</w:t>
              </w:r>
            </w:p>
            <w:p w14:paraId="10FD24BC" w14:textId="77777777" w:rsidR="00151A0D" w:rsidRDefault="00151A0D" w:rsidP="00151A0D">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A76F891" w14:textId="77777777" w:rsidR="00151A0D" w:rsidRDefault="00151A0D" w:rsidP="00151A0D">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212ABC54" w14:textId="77777777" w:rsidR="00151A0D" w:rsidRDefault="00151A0D" w:rsidP="00151A0D">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7F879A55" w14:textId="77777777" w:rsidR="00151A0D" w:rsidRDefault="00151A0D" w:rsidP="00151A0D">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1038BB73" w14:textId="77777777" w:rsidR="00151A0D" w:rsidRDefault="00151A0D" w:rsidP="00151A0D">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6B7BD4F6" w14:textId="77777777" w:rsidR="00151A0D" w:rsidRDefault="00151A0D" w:rsidP="00151A0D">
              <w:pPr>
                <w:pStyle w:val="Bibliography"/>
                <w:ind w:left="720" w:hanging="72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08A5C553" w14:textId="77777777" w:rsidR="00151A0D" w:rsidRDefault="00151A0D" w:rsidP="00151A0D">
              <w:pPr>
                <w:pStyle w:val="Bibliography"/>
                <w:ind w:left="720" w:hanging="720"/>
                <w:rPr>
                  <w:noProof/>
                </w:rPr>
              </w:pPr>
              <w:r>
                <w:rPr>
                  <w:noProof/>
                </w:rPr>
                <w:t xml:space="preserve">Darwin, C. (1859). </w:t>
              </w:r>
              <w:r>
                <w:rPr>
                  <w:i/>
                  <w:iCs/>
                  <w:noProof/>
                </w:rPr>
                <w:t>On the origin of species.</w:t>
              </w:r>
              <w:r>
                <w:rPr>
                  <w:noProof/>
                </w:rPr>
                <w:t xml:space="preserve"> </w:t>
              </w:r>
            </w:p>
            <w:p w14:paraId="5A8FC09E" w14:textId="77777777" w:rsidR="00151A0D" w:rsidRDefault="00151A0D" w:rsidP="00151A0D">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57DD4178" w14:textId="77777777" w:rsidR="00151A0D" w:rsidRDefault="00151A0D" w:rsidP="00151A0D">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5E256ACA" w14:textId="77777777" w:rsidR="00151A0D" w:rsidRDefault="00151A0D" w:rsidP="00151A0D">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5C7EAB30" w14:textId="77777777" w:rsidR="00151A0D" w:rsidRDefault="00151A0D" w:rsidP="00151A0D">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27A282F" w14:textId="77777777" w:rsidR="00151A0D" w:rsidRDefault="00151A0D" w:rsidP="00151A0D">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3643B17" w14:textId="77777777" w:rsidR="00151A0D" w:rsidRDefault="00151A0D" w:rsidP="00151A0D">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573B94AF" w14:textId="77777777" w:rsidR="00151A0D" w:rsidRDefault="00151A0D" w:rsidP="00151A0D">
              <w:pPr>
                <w:pStyle w:val="Bibliography"/>
                <w:ind w:left="720" w:hanging="72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23C3D850" w14:textId="77777777" w:rsidR="00151A0D" w:rsidRDefault="00151A0D" w:rsidP="00151A0D">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B4E4DA1" w14:textId="77777777" w:rsidR="00151A0D" w:rsidRDefault="00151A0D" w:rsidP="00151A0D">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7604E7C9" w14:textId="77777777" w:rsidR="00151A0D" w:rsidRDefault="00151A0D" w:rsidP="00151A0D">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353D031B" w14:textId="77777777" w:rsidR="00151A0D" w:rsidRDefault="00151A0D" w:rsidP="00151A0D">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00ACEAAB" w14:textId="77777777" w:rsidR="00151A0D" w:rsidRDefault="00151A0D" w:rsidP="00151A0D">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04B35D05" w14:textId="77777777" w:rsidR="00151A0D" w:rsidRDefault="00151A0D" w:rsidP="00151A0D">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70043373" w14:textId="77777777" w:rsidR="00151A0D" w:rsidRDefault="00151A0D" w:rsidP="00151A0D">
              <w:pPr>
                <w:pStyle w:val="Bibliography"/>
                <w:ind w:left="720" w:hanging="72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6C36B5AC" w14:textId="77777777" w:rsidR="00151A0D" w:rsidRDefault="00151A0D" w:rsidP="00151A0D">
              <w:pPr>
                <w:pStyle w:val="Bibliography"/>
                <w:ind w:left="720" w:hanging="720"/>
                <w:rPr>
                  <w:noProof/>
                </w:rPr>
              </w:pPr>
              <w:r>
                <w:rPr>
                  <w:noProof/>
                </w:rPr>
                <w:lastRenderedPageBreak/>
                <w:t xml:space="preserve">Gorgulu, Y., &amp; Tasdelen, K. (2020). Huamn activity recongition 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9E481D9" w14:textId="77777777" w:rsidR="00151A0D" w:rsidRDefault="00151A0D" w:rsidP="00151A0D">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1E5606C6" w14:textId="77777777" w:rsidR="00151A0D" w:rsidRDefault="00151A0D" w:rsidP="00151A0D">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654EA275" w14:textId="77777777" w:rsidR="00151A0D" w:rsidRDefault="00151A0D" w:rsidP="00151A0D">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14BB5C1E" w14:textId="77777777" w:rsidR="00151A0D" w:rsidRDefault="00151A0D" w:rsidP="00151A0D">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72C996CE" w14:textId="77777777" w:rsidR="00151A0D" w:rsidRDefault="00151A0D" w:rsidP="00151A0D">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AAB479C" w14:textId="77777777" w:rsidR="00151A0D" w:rsidRDefault="00151A0D" w:rsidP="00151A0D">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57E6FF5E" w14:textId="77777777" w:rsidR="00151A0D" w:rsidRDefault="00151A0D" w:rsidP="00151A0D">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 .</w:t>
              </w:r>
              <w:r>
                <w:rPr>
                  <w:noProof/>
                </w:rPr>
                <w:t xml:space="preserve"> Oxford University Press.</w:t>
              </w:r>
            </w:p>
            <w:p w14:paraId="53DF8EDE" w14:textId="77777777" w:rsidR="00151A0D" w:rsidRDefault="00151A0D" w:rsidP="00151A0D">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278ACB2" w14:textId="77777777" w:rsidR="00151A0D" w:rsidRDefault="00151A0D" w:rsidP="00151A0D">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2A85FE89" w14:textId="77777777" w:rsidR="00151A0D" w:rsidRDefault="00151A0D" w:rsidP="00151A0D">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71828763" w14:textId="77777777" w:rsidR="00151A0D" w:rsidRDefault="00151A0D" w:rsidP="00151A0D">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3790D4F4" w14:textId="77777777" w:rsidR="00151A0D" w:rsidRDefault="00151A0D" w:rsidP="00151A0D">
              <w:pPr>
                <w:pStyle w:val="Bibliography"/>
                <w:ind w:left="720" w:hanging="72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4A46755F" w14:textId="77777777" w:rsidR="00151A0D" w:rsidRDefault="00151A0D" w:rsidP="00151A0D">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0C11AA76" w14:textId="77777777" w:rsidR="00151A0D" w:rsidRDefault="00151A0D" w:rsidP="00151A0D">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1CC52864" w14:textId="77777777" w:rsidR="00151A0D" w:rsidRDefault="00151A0D" w:rsidP="00151A0D">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2AB4EA8" w14:textId="77777777" w:rsidR="00151A0D" w:rsidRDefault="00151A0D" w:rsidP="00151A0D">
              <w:pPr>
                <w:pStyle w:val="Bibliography"/>
                <w:ind w:left="720" w:hanging="72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10F56411" w14:textId="77777777" w:rsidR="00151A0D" w:rsidRDefault="00151A0D" w:rsidP="00151A0D">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10C9C45" w14:textId="77777777" w:rsidR="00151A0D" w:rsidRDefault="00151A0D" w:rsidP="00151A0D">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4BD3D078" w14:textId="77777777" w:rsidR="00151A0D" w:rsidRDefault="00151A0D" w:rsidP="00151A0D">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17F1576D" w14:textId="77777777" w:rsidR="00151A0D" w:rsidRDefault="00151A0D" w:rsidP="00151A0D">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0B39D2F" w14:textId="77777777" w:rsidR="00151A0D" w:rsidRDefault="00151A0D" w:rsidP="00151A0D">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25A1CA79" w14:textId="77777777" w:rsidR="00151A0D" w:rsidRDefault="00151A0D" w:rsidP="00151A0D">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4AE158DA" w14:textId="77777777" w:rsidR="00151A0D" w:rsidRDefault="00151A0D" w:rsidP="00151A0D">
              <w:pPr>
                <w:pStyle w:val="Bibliography"/>
                <w:ind w:left="720" w:hanging="72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421A7551" w14:textId="77777777" w:rsidR="00151A0D" w:rsidRDefault="00151A0D" w:rsidP="00151A0D">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0C138144" w14:textId="77777777" w:rsidR="00151A0D" w:rsidRDefault="00151A0D" w:rsidP="00151A0D">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352C333" w14:textId="77777777" w:rsidR="00151A0D" w:rsidRDefault="00151A0D" w:rsidP="00151A0D">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79176FE3" w14:textId="77777777" w:rsidR="00151A0D" w:rsidRDefault="00151A0D" w:rsidP="00151A0D">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132C5B0B" w14:textId="77777777" w:rsidR="00151A0D" w:rsidRDefault="00151A0D" w:rsidP="00151A0D">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27AD66FA" w14:textId="77777777" w:rsidR="00151A0D" w:rsidRDefault="00151A0D" w:rsidP="00151A0D">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2543E37" w14:textId="77777777" w:rsidR="00151A0D" w:rsidRDefault="00151A0D" w:rsidP="00151A0D">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34E3A311" w14:textId="77777777" w:rsidR="00151A0D" w:rsidRDefault="00151A0D" w:rsidP="00151A0D">
              <w:pPr>
                <w:pStyle w:val="Bibliography"/>
                <w:ind w:left="720" w:hanging="720"/>
                <w:rPr>
                  <w:noProof/>
                </w:rPr>
              </w:pPr>
              <w:r>
                <w:rPr>
                  <w:noProof/>
                </w:rPr>
                <w:t xml:space="preserve">Phua, K. H. (2021). Ageing in Asia: beyond the Astana declaration towards financing long-term care for all. </w:t>
              </w:r>
              <w:r>
                <w:rPr>
                  <w:i/>
                  <w:iCs/>
                  <w:noProof/>
                </w:rPr>
                <w:t>International Journal of Health Policy and Management, 10</w:t>
              </w:r>
              <w:r>
                <w:rPr>
                  <w:noProof/>
                </w:rPr>
                <w:t>(1), 32-36. doi:https://doi.org/10.34172/ijhpm.2020.15</w:t>
              </w:r>
            </w:p>
            <w:p w14:paraId="1BF389E9" w14:textId="77777777" w:rsidR="00151A0D" w:rsidRDefault="00151A0D" w:rsidP="00151A0D">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w:t>
              </w:r>
              <w:r>
                <w:rPr>
                  <w:noProof/>
                </w:rPr>
                <w:lastRenderedPageBreak/>
                <w:t xml:space="preserve">Approach. </w:t>
              </w:r>
              <w:r>
                <w:rPr>
                  <w:i/>
                  <w:iCs/>
                  <w:noProof/>
                </w:rPr>
                <w:t>Liiketaloudellinen Aikakauskirja, 3</w:t>
              </w:r>
              <w:r>
                <w:rPr>
                  <w:noProof/>
                </w:rPr>
                <w:t>(4), 206-234. Retrieved from https://search.ebscohost.com/login.aspx?direct=true&amp;AuthType=ip,shib&amp;db=bth&amp;AN=95116694&amp;site=eds-live</w:t>
              </w:r>
            </w:p>
            <w:p w14:paraId="68FE751A" w14:textId="77777777" w:rsidR="00151A0D" w:rsidRDefault="00151A0D" w:rsidP="00151A0D">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04DF4EE6" w14:textId="77777777" w:rsidR="00151A0D" w:rsidRDefault="00151A0D" w:rsidP="00151A0D">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05E288FA" w14:textId="77777777" w:rsidR="00151A0D" w:rsidRDefault="00151A0D" w:rsidP="00151A0D">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5EAD93DE" w14:textId="77777777" w:rsidR="00151A0D" w:rsidRDefault="00151A0D" w:rsidP="00151A0D">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440E9C91" w14:textId="77777777" w:rsidR="00151A0D" w:rsidRDefault="00151A0D" w:rsidP="00151A0D">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F99363F" w14:textId="77777777" w:rsidR="00151A0D" w:rsidRDefault="00151A0D" w:rsidP="00151A0D">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3C30B58" w14:textId="77777777" w:rsidR="00151A0D" w:rsidRDefault="00151A0D" w:rsidP="00151A0D">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5C96FD91" w14:textId="77777777" w:rsidR="00151A0D" w:rsidRDefault="00151A0D" w:rsidP="00151A0D">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78A9246" w14:textId="77777777" w:rsidR="00151A0D" w:rsidRDefault="00151A0D" w:rsidP="00151A0D">
              <w:pPr>
                <w:pStyle w:val="Bibliography"/>
                <w:ind w:left="720" w:hanging="720"/>
                <w:rPr>
                  <w:noProof/>
                </w:rPr>
              </w:pPr>
              <w:r>
                <w:rPr>
                  <w:noProof/>
                </w:rPr>
                <w:lastRenderedPageBreak/>
                <w:t xml:space="preserve">Starmer, J. (2017). </w:t>
              </w:r>
              <w:r>
                <w:rPr>
                  <w:i/>
                  <w:iCs/>
                  <w:noProof/>
                </w:rPr>
                <w:t>What is Principal Component Analysis</w:t>
              </w:r>
              <w:r>
                <w:rPr>
                  <w:noProof/>
                </w:rPr>
                <w:t>. Retrieved from YouTube: https://www.youtube.com/watch?v=HMOI_lkzW08</w:t>
              </w:r>
            </w:p>
            <w:p w14:paraId="0A1A3ECE" w14:textId="77777777" w:rsidR="00151A0D" w:rsidRDefault="00151A0D" w:rsidP="00151A0D">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2BE8213B" w14:textId="77777777" w:rsidR="00151A0D" w:rsidRDefault="00151A0D" w:rsidP="00151A0D">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34F9759" w14:textId="77777777" w:rsidR="00151A0D" w:rsidRDefault="00151A0D" w:rsidP="00151A0D">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1F6DECAD" w14:textId="77777777" w:rsidR="00151A0D" w:rsidRDefault="00151A0D" w:rsidP="00151A0D">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571D7D4B" w14:textId="77777777" w:rsidR="00151A0D" w:rsidRDefault="00151A0D" w:rsidP="00151A0D">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215C8BED" w14:textId="77777777" w:rsidR="00151A0D" w:rsidRDefault="00151A0D" w:rsidP="00151A0D">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7670C93A" w14:textId="77777777" w:rsidR="00151A0D" w:rsidRDefault="00151A0D" w:rsidP="00151A0D">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5FE4B6DF" w14:textId="77777777" w:rsidR="00151A0D" w:rsidRDefault="00151A0D" w:rsidP="00151A0D">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64486C24" w14:textId="77777777" w:rsidR="00151A0D" w:rsidRDefault="00151A0D" w:rsidP="00151A0D">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96986D5" w14:textId="77777777" w:rsidR="00151A0D" w:rsidRDefault="00151A0D" w:rsidP="00151A0D">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066667A" w14:textId="77777777" w:rsidR="00151A0D" w:rsidRDefault="00151A0D" w:rsidP="00151A0D">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23765301" w14:textId="77777777" w:rsidR="00151A0D" w:rsidRDefault="00151A0D" w:rsidP="00151A0D">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151A0D">
              <w:r>
                <w:rPr>
                  <w:b/>
                  <w:bCs/>
                  <w:noProof/>
                </w:rPr>
                <w:fldChar w:fldCharType="end"/>
              </w:r>
            </w:p>
          </w:sdtContent>
        </w:sdt>
      </w:sdtContent>
    </w:sdt>
    <w:bookmarkEnd w:id="862"/>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42" w:author="Dr. H" w:date="2022-07-29T10:39:00Z" w:initials="NH">
    <w:p w14:paraId="6926186D" w14:textId="6ABF4ADD" w:rsidR="00D70D75" w:rsidRDefault="00D70D75">
      <w:pPr>
        <w:pStyle w:val="CommentText"/>
      </w:pPr>
      <w:r>
        <w:rPr>
          <w:rStyle w:val="CommentReference"/>
        </w:rPr>
        <w:annotationRef/>
      </w:r>
      <w:r>
        <w:t>Format?</w:t>
      </w:r>
    </w:p>
  </w:comment>
  <w:comment w:id="43" w:author="nate nate" w:date="2022-07-31T08:25:00Z" w:initials="nn">
    <w:p w14:paraId="4E8B3CAA" w14:textId="77777777" w:rsidR="00E57186" w:rsidRDefault="00E57186" w:rsidP="002C7BE5">
      <w:pPr>
        <w:pStyle w:val="CommentText"/>
      </w:pPr>
      <w:r>
        <w:rPr>
          <w:rStyle w:val="CommentReference"/>
        </w:rPr>
        <w:annotationRef/>
      </w:r>
      <w:r>
        <w:t>Fixed.</w:t>
      </w:r>
    </w:p>
  </w:comment>
  <w:comment w:id="67" w:author="Dr. H" w:date="2022-07-29T10:42:00Z" w:initials="NH">
    <w:p w14:paraId="5501CD50" w14:textId="7A981CCA" w:rsidR="00D70D75" w:rsidRDefault="00D70D75">
      <w:pPr>
        <w:pStyle w:val="CommentText"/>
      </w:pPr>
      <w:r>
        <w:rPr>
          <w:rStyle w:val="CommentReference"/>
        </w:rPr>
        <w:annotationRef/>
      </w:r>
      <w:r>
        <w:t>This is not what your purpose state. U[date as [er chapter 1</w:t>
      </w:r>
    </w:p>
  </w:comment>
  <w:comment w:id="71" w:author="Dr. H" w:date="2022-07-29T10:43:00Z" w:initials="NH">
    <w:p w14:paraId="6376EFF1" w14:textId="77777777" w:rsidR="00D70D75" w:rsidRDefault="00D70D75">
      <w:pPr>
        <w:pStyle w:val="CommentText"/>
      </w:pPr>
      <w:r>
        <w:rPr>
          <w:rStyle w:val="CommentReference"/>
        </w:rPr>
        <w:annotationRef/>
      </w:r>
      <w:r>
        <w:t xml:space="preserve">This needs to go after the search method section. </w:t>
      </w:r>
      <w:r w:rsidR="00C80A00">
        <w:t>Otherwise,</w:t>
      </w:r>
      <w:r>
        <w:t xml:space="preserve"> you need to say something about searches here which doesn’t really make </w:t>
      </w:r>
      <w:r w:rsidR="00C80A00">
        <w:t>sense.</w:t>
      </w:r>
    </w:p>
    <w:p w14:paraId="43F6CC74" w14:textId="50F70BA7" w:rsidR="00D95A41" w:rsidRDefault="00D95A41">
      <w:pPr>
        <w:pStyle w:val="CommentText"/>
      </w:pPr>
      <w:r>
        <w:t>You also don’t need headings in this initial section before the theoretical framework.</w:t>
      </w:r>
    </w:p>
  </w:comment>
  <w:comment w:id="79" w:author="Dr. H" w:date="2022-07-29T10:55:00Z" w:initials="NH">
    <w:p w14:paraId="0F8550D0" w14:textId="77777777" w:rsidR="00810600" w:rsidRDefault="00810600">
      <w:pPr>
        <w:pStyle w:val="CommentText"/>
      </w:pPr>
      <w:r>
        <w:rPr>
          <w:rStyle w:val="CommentReference"/>
        </w:rPr>
        <w:annotationRef/>
      </w:r>
      <w:r>
        <w:t>Where did you find this? Can you support with citation?</w:t>
      </w:r>
    </w:p>
    <w:p w14:paraId="7C3C1756" w14:textId="77777777" w:rsidR="00810600" w:rsidRDefault="00810600">
      <w:pPr>
        <w:pStyle w:val="CommentText"/>
      </w:pPr>
    </w:p>
    <w:p w14:paraId="12AA2492" w14:textId="6E7A1171" w:rsidR="00810600" w:rsidRDefault="00810600">
      <w:pPr>
        <w:pStyle w:val="CommentText"/>
      </w:pPr>
      <w:r w:rsidRPr="00810600">
        <w:t>Systematic reviews</w:t>
      </w:r>
      <w:r>
        <w:t xml:space="preserve"> i</w:t>
      </w:r>
      <w:r w:rsidRPr="00810600">
        <w:t>nclude only quantitative, experimental studies, and many times only randomized controlled trials.</w:t>
      </w:r>
      <w:r>
        <w:t xml:space="preserve"> You don’t any qualitative studies in this chapter?</w:t>
      </w:r>
    </w:p>
  </w:comment>
  <w:comment w:id="80" w:author="Dr. H" w:date="2022-07-29T10:57:00Z" w:initials="NH">
    <w:p w14:paraId="2FC2793E" w14:textId="0122A97B" w:rsidR="00810600" w:rsidRDefault="00810600">
      <w:pPr>
        <w:pStyle w:val="CommentText"/>
      </w:pPr>
      <w:r>
        <w:rPr>
          <w:rStyle w:val="CommentReference"/>
        </w:rPr>
        <w:annotationRef/>
      </w:r>
      <w:r>
        <w:t xml:space="preserve">This is not an overview of your chapter. </w:t>
      </w:r>
    </w:p>
  </w:comment>
  <w:comment w:id="90" w:author="Dr. H" w:date="2022-07-29T10:58:00Z" w:initials="NH">
    <w:p w14:paraId="6A6DFAE9" w14:textId="59CD4A4A" w:rsidR="00810600" w:rsidRDefault="00810600">
      <w:pPr>
        <w:pStyle w:val="CommentText"/>
      </w:pPr>
      <w:r>
        <w:rPr>
          <w:rStyle w:val="CommentReference"/>
        </w:rPr>
        <w:annotationRef/>
      </w:r>
      <w:r>
        <w:t xml:space="preserve">You need to list the databases not the publisher. Like </w:t>
      </w:r>
      <w:r w:rsidR="00D95A41" w:rsidRPr="00D95A41">
        <w:t>IEEE Xplore Digital Library</w:t>
      </w:r>
      <w:r w:rsidR="00D95A41">
        <w:t xml:space="preserve">, </w:t>
      </w:r>
      <w:r w:rsidR="00D95A41" w:rsidRPr="00D95A41">
        <w:t>ACM Digital Library</w:t>
      </w:r>
      <w:r w:rsidR="00D95A41">
        <w:t>, etc.</w:t>
      </w:r>
    </w:p>
  </w:comment>
  <w:comment w:id="91" w:author="nate nate" w:date="2022-07-31T09:14:00Z" w:initials="nn">
    <w:p w14:paraId="015651A5" w14:textId="77777777" w:rsidR="00383CF5" w:rsidRDefault="00383CF5" w:rsidP="00290E67">
      <w:pPr>
        <w:pStyle w:val="CommentText"/>
      </w:pPr>
      <w:r>
        <w:rPr>
          <w:rStyle w:val="CommentReference"/>
        </w:rPr>
        <w:annotationRef/>
      </w:r>
      <w:r>
        <w:t>Updated.</w:t>
      </w:r>
    </w:p>
  </w:comment>
  <w:comment w:id="102" w:author="Dr. H" w:date="2022-07-29T11:01:00Z" w:initials="NH">
    <w:p w14:paraId="61FEE7B2" w14:textId="7E8D4F2E" w:rsidR="00D95A41" w:rsidRDefault="00D95A41">
      <w:pPr>
        <w:pStyle w:val="CommentText"/>
      </w:pPr>
      <w:r>
        <w:rPr>
          <w:rStyle w:val="CommentReference"/>
        </w:rPr>
        <w:annotationRef/>
      </w:r>
      <w:r>
        <w:t xml:space="preserve">Follow APA7 formatting </w:t>
      </w:r>
    </w:p>
  </w:comment>
  <w:comment w:id="103" w:author="nate nate" w:date="2022-07-31T09:12:00Z" w:initials="nn">
    <w:p w14:paraId="1C70667A" w14:textId="77777777" w:rsidR="00383CF5" w:rsidRDefault="00383CF5" w:rsidP="008B685B">
      <w:pPr>
        <w:pStyle w:val="CommentText"/>
      </w:pPr>
      <w:r>
        <w:rPr>
          <w:rStyle w:val="CommentReference"/>
        </w:rPr>
        <w:annotationRef/>
      </w:r>
      <w:r>
        <w:t>Updated all Tables and Figures</w:t>
      </w:r>
    </w:p>
  </w:comment>
  <w:comment w:id="112" w:author="Dr. H" w:date="2022-07-29T11:01:00Z" w:initials="NH">
    <w:p w14:paraId="4A4186BB" w14:textId="0430B202" w:rsidR="00D95A41" w:rsidRDefault="00D95A41">
      <w:pPr>
        <w:pStyle w:val="CommentText"/>
      </w:pPr>
      <w:r>
        <w:rPr>
          <w:rStyle w:val="CommentReference"/>
        </w:rPr>
        <w:annotationRef/>
      </w:r>
      <w:r>
        <w:t xml:space="preserve">You might need to update to include efficiency and effectiveness, </w:t>
      </w:r>
      <w:r w:rsidRPr="00D95A41">
        <w:t>autonomous assistances</w:t>
      </w:r>
      <w:r>
        <w:t>,</w:t>
      </w:r>
      <w:r w:rsidRPr="00D95A41">
        <w:t xml:space="preserve">  hemodialysis</w:t>
      </w:r>
    </w:p>
  </w:comment>
  <w:comment w:id="121" w:author="Dr. H" w:date="2022-07-29T10:43:00Z" w:initials="NH">
    <w:p w14:paraId="363EDDEA" w14:textId="77777777" w:rsidR="00383CF5" w:rsidRDefault="00383CF5" w:rsidP="00383CF5">
      <w:pPr>
        <w:pStyle w:val="CommentText"/>
      </w:pPr>
      <w:r>
        <w:rPr>
          <w:rStyle w:val="CommentReference"/>
        </w:rPr>
        <w:annotationRef/>
      </w:r>
      <w:r>
        <w:t>This needs to go after the search method section. Otherwise, you need to say something about searches here which doesn’t really make sense.</w:t>
      </w:r>
    </w:p>
    <w:p w14:paraId="24D4246A" w14:textId="77777777" w:rsidR="00383CF5" w:rsidRDefault="00383CF5" w:rsidP="00383CF5">
      <w:pPr>
        <w:pStyle w:val="CommentText"/>
      </w:pPr>
      <w:r>
        <w:t>You also don’t need headings in this initial section before the theoretical framework.</w:t>
      </w:r>
    </w:p>
  </w:comment>
  <w:comment w:id="122" w:author="nate nate" w:date="2022-07-31T09:17:00Z" w:initials="nn">
    <w:p w14:paraId="4E162EC3" w14:textId="77777777" w:rsidR="00383CF5" w:rsidRDefault="00383CF5" w:rsidP="00847BFB">
      <w:pPr>
        <w:pStyle w:val="CommentText"/>
      </w:pPr>
      <w:r>
        <w:rPr>
          <w:rStyle w:val="CommentReference"/>
        </w:rPr>
        <w:annotationRef/>
      </w:r>
      <w:r>
        <w:t>Moved. Will rewrite this section</w:t>
      </w:r>
    </w:p>
  </w:comment>
  <w:comment w:id="129" w:author="nate nate" w:date="2022-04-24T10:46:00Z" w:initials="nn">
    <w:p w14:paraId="07CF91ED" w14:textId="06A3647C" w:rsidR="00E72F1F" w:rsidRDefault="00E72F1F" w:rsidP="009C0CE1">
      <w:pPr>
        <w:pStyle w:val="CommentText"/>
      </w:pPr>
      <w:r>
        <w:rPr>
          <w:rStyle w:val="CommentReference"/>
        </w:rPr>
        <w:annotationRef/>
      </w:r>
      <w:r>
        <w:t>5-pages</w:t>
      </w:r>
    </w:p>
  </w:comment>
  <w:comment w:id="130" w:author="Dr. H" w:date="2022-07-29T11:03:00Z" w:initials="NH">
    <w:p w14:paraId="58EFF1E7" w14:textId="77777777" w:rsidR="00D95A41" w:rsidRDefault="00D95A41">
      <w:pPr>
        <w:pStyle w:val="CommentText"/>
      </w:pPr>
      <w:r>
        <w:rPr>
          <w:rStyle w:val="CommentReference"/>
        </w:rPr>
        <w:annotationRef/>
      </w:r>
      <w:r>
        <w:t>Conceptual frameworks are for qualitative studies. You are doing quantitative/constructive</w:t>
      </w:r>
      <w:r w:rsidR="00DB4B6A">
        <w:t>.</w:t>
      </w:r>
    </w:p>
    <w:p w14:paraId="085CEDB4" w14:textId="01A72695" w:rsidR="00DB4B6A" w:rsidRDefault="00DB4B6A">
      <w:pPr>
        <w:pStyle w:val="CommentText"/>
      </w:pPr>
      <w:r>
        <w:t xml:space="preserve">I will stop reviewing the rest of the chapter since it has been approved and has no impact on your methodology. If you want me to review it, you might be willing to spend some time fixing it. </w:t>
      </w:r>
    </w:p>
    <w:p w14:paraId="215AA99B" w14:textId="2E76385C" w:rsidR="00DB4B6A" w:rsidRDefault="00DB4B6A" w:rsidP="00DB4B6A">
      <w:pPr>
        <w:pStyle w:val="CommentText"/>
        <w:ind w:firstLine="0"/>
      </w:pPr>
    </w:p>
  </w:comment>
  <w:comment w:id="131" w:author="nate nate" w:date="2022-07-31T08:34:00Z" w:initials="nn">
    <w:p w14:paraId="4314790F" w14:textId="77777777" w:rsidR="00AD3A74" w:rsidRDefault="00AD3A74" w:rsidP="00D00A98">
      <w:pPr>
        <w:pStyle w:val="CommentText"/>
      </w:pPr>
      <w:r>
        <w:rPr>
          <w:rStyle w:val="CommentReference"/>
        </w:rPr>
        <w:annotationRef/>
      </w:r>
      <w:r>
        <w:t xml:space="preserve">Do you want me to </w:t>
      </w:r>
      <w:r>
        <w:rPr>
          <w:b/>
          <w:bCs/>
        </w:rPr>
        <w:t>drop this section</w:t>
      </w:r>
      <w:r>
        <w:t xml:space="preserve">, or convert it into </w:t>
      </w:r>
      <w:r>
        <w:rPr>
          <w:b/>
          <w:bCs/>
        </w:rPr>
        <w:t>Theoretical Framework</w:t>
      </w:r>
      <w:r>
        <w:t>?</w:t>
      </w:r>
    </w:p>
  </w:comment>
  <w:comment w:id="159" w:author="nate nate" w:date="2022-04-24T15:03:00Z" w:initials="nn">
    <w:p w14:paraId="411DD477" w14:textId="266C8A0B" w:rsidR="00E72F1F" w:rsidRDefault="00E72F1F" w:rsidP="009C0CE1">
      <w:pPr>
        <w:pStyle w:val="CommentText"/>
      </w:pPr>
      <w:r>
        <w:rPr>
          <w:rStyle w:val="CommentReference"/>
        </w:rPr>
        <w:annotationRef/>
      </w:r>
      <w:r>
        <w:t>Reference?</w:t>
      </w:r>
    </w:p>
  </w:comment>
  <w:comment w:id="161" w:author="nate nate" w:date="2022-07-31T09:05:00Z" w:initials="nn">
    <w:p w14:paraId="5BBB6483" w14:textId="77777777" w:rsidR="00383CF5" w:rsidRDefault="00383CF5" w:rsidP="003B6BA2">
      <w:pPr>
        <w:pStyle w:val="CommentText"/>
      </w:pPr>
      <w:r>
        <w:rPr>
          <w:rStyle w:val="CommentReference"/>
        </w:rPr>
        <w:annotationRef/>
      </w:r>
      <w:r>
        <w:t>Add content here.</w:t>
      </w:r>
    </w:p>
  </w:comment>
  <w:comment w:id="167" w:author="nate nate" w:date="2022-05-28T15:34:00Z" w:initials="nn">
    <w:p w14:paraId="306CA8E1" w14:textId="1E02898E" w:rsidR="00E72F1F" w:rsidRDefault="00E72F1F" w:rsidP="009C0CE1">
      <w:pPr>
        <w:pStyle w:val="CommentText"/>
      </w:pPr>
      <w:r>
        <w:rPr>
          <w:rStyle w:val="CommentReference"/>
        </w:rPr>
        <w:annotationRef/>
      </w:r>
      <w:r>
        <w:rPr>
          <w:rStyle w:val="CommentReference"/>
        </w:rPr>
        <w:t>These examples are a little old. Find more recent ones</w:t>
      </w:r>
    </w:p>
  </w:comment>
  <w:comment w:id="176"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224" w:author="nate nate" w:date="2022-05-28T23:45:00Z" w:initials="nn">
    <w:p w14:paraId="7A672EE0" w14:textId="77777777" w:rsidR="00E72F1F" w:rsidRDefault="00E72F1F" w:rsidP="009C0CE1">
      <w:pPr>
        <w:pStyle w:val="CommentText"/>
      </w:pPr>
      <w:r>
        <w:rPr>
          <w:rStyle w:val="CommentReference"/>
        </w:rPr>
        <w:annotationRef/>
      </w:r>
      <w:r>
        <w:t>The paper already explains microstructures…? Or should have hrmm..</w:t>
      </w:r>
    </w:p>
  </w:comment>
  <w:comment w:id="284" w:author="nate nate" w:date="2022-07-31T09:22:00Z" w:initials="nn">
    <w:p w14:paraId="715241FE" w14:textId="77777777" w:rsidR="00383CF5" w:rsidRDefault="00383CF5" w:rsidP="00812F96">
      <w:pPr>
        <w:pStyle w:val="CommentText"/>
      </w:pPr>
      <w:r>
        <w:rPr>
          <w:rStyle w:val="CommentReference"/>
        </w:rPr>
        <w:annotationRef/>
      </w:r>
      <w:r>
        <w:t>Missing content</w:t>
      </w:r>
    </w:p>
  </w:comment>
  <w:comment w:id="297" w:author="nate nate" w:date="2022-05-29T02:13:00Z" w:initials="nn">
    <w:p w14:paraId="637E2F60" w14:textId="4B4F63F9" w:rsidR="00E72F1F" w:rsidRDefault="00E72F1F" w:rsidP="009C0CE1">
      <w:pPr>
        <w:pStyle w:val="CommentText"/>
      </w:pPr>
      <w:r>
        <w:rPr>
          <w:rStyle w:val="CommentReference"/>
        </w:rPr>
        <w:annotationRef/>
      </w:r>
      <w:r>
        <w:t>Link to TIM-8130 Week 2? Usefulness of data mining and big data</w:t>
      </w:r>
    </w:p>
  </w:comment>
  <w:comment w:id="298"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359"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360"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361"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364"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401" w:author="nate nate" w:date="2022-07-31T08:44:00Z" w:initials="nn">
    <w:p w14:paraId="72049355" w14:textId="77777777" w:rsidR="00BD4565" w:rsidRDefault="00BD4565" w:rsidP="00C4290E">
      <w:pPr>
        <w:pStyle w:val="CommentText"/>
      </w:pPr>
      <w:r>
        <w:rPr>
          <w:rStyle w:val="CommentReference"/>
        </w:rPr>
        <w:annotationRef/>
      </w:r>
      <w:r>
        <w:t>This citation is too old</w:t>
      </w:r>
    </w:p>
  </w:comment>
  <w:comment w:id="438" w:author="nate nate" w:date="2022-07-31T08:45:00Z" w:initials="nn">
    <w:p w14:paraId="61F69095" w14:textId="77777777" w:rsidR="00BD4565" w:rsidRDefault="00BD4565" w:rsidP="00F706F4">
      <w:pPr>
        <w:pStyle w:val="CommentText"/>
      </w:pPr>
      <w:r>
        <w:rPr>
          <w:rStyle w:val="CommentReference"/>
        </w:rPr>
        <w:annotationRef/>
      </w:r>
      <w:r>
        <w:t>Adding comment to come back to this section</w:t>
      </w:r>
    </w:p>
  </w:comment>
  <w:comment w:id="450" w:author="nate nate" w:date="2022-07-31T08:45:00Z" w:initials="nn">
    <w:p w14:paraId="227EF5F8" w14:textId="77777777" w:rsidR="00BD4565" w:rsidRDefault="00BD4565" w:rsidP="00910141">
      <w:pPr>
        <w:pStyle w:val="CommentText"/>
      </w:pPr>
      <w:r>
        <w:rPr>
          <w:rStyle w:val="CommentReference"/>
        </w:rPr>
        <w:annotationRef/>
      </w:r>
      <w:r>
        <w:t>Include content or cut before the final submission</w:t>
      </w:r>
    </w:p>
  </w:comment>
  <w:comment w:id="452" w:author="nate nate" w:date="2022-05-15T16:02:00Z" w:initials="nn">
    <w:p w14:paraId="589E7437" w14:textId="70D36867" w:rsidR="00E72F1F" w:rsidRDefault="00E72F1F" w:rsidP="009C0CE1">
      <w:pPr>
        <w:pStyle w:val="CommentText"/>
      </w:pPr>
      <w:r>
        <w:rPr>
          <w:rStyle w:val="CommentReference"/>
        </w:rPr>
        <w:annotationRef/>
      </w:r>
      <w:r>
        <w:t>Expand on how NLP is a standard use case for RNN algorithms</w:t>
      </w:r>
    </w:p>
  </w:comment>
  <w:comment w:id="462"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485"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499"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511" w:author="nate nate" w:date="2022-07-31T08:47:00Z" w:initials="nn">
    <w:p w14:paraId="6EAC8283" w14:textId="77777777" w:rsidR="00BD4565" w:rsidRDefault="00BD4565" w:rsidP="005A5F67">
      <w:pPr>
        <w:pStyle w:val="CommentText"/>
      </w:pPr>
      <w:r>
        <w:rPr>
          <w:rStyle w:val="CommentReference"/>
        </w:rPr>
        <w:annotationRef/>
      </w:r>
      <w:r>
        <w:t>Need to have a plan for this section before implementing chapter 4</w:t>
      </w:r>
    </w:p>
  </w:comment>
  <w:comment w:id="517" w:author="nate nate" w:date="2022-05-15T22:05:00Z" w:initials="nn">
    <w:p w14:paraId="083A5A11" w14:textId="4C44D7A7" w:rsidR="00E72F1F" w:rsidRDefault="00E72F1F" w:rsidP="009C0CE1">
      <w:pPr>
        <w:pStyle w:val="CommentText"/>
      </w:pPr>
      <w:r>
        <w:rPr>
          <w:rStyle w:val="CommentReference"/>
        </w:rPr>
        <w:annotationRef/>
      </w:r>
      <w:r>
        <w:t>TIM8150-5</w:t>
      </w:r>
    </w:p>
  </w:comment>
  <w:comment w:id="528"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579"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596"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598"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611"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615" w:author="nate nate" w:date="2022-05-28T14:42:00Z" w:initials="nn">
    <w:p w14:paraId="440667CC" w14:textId="77777777" w:rsidR="00E72F1F" w:rsidRDefault="00E72F1F" w:rsidP="009C0CE1">
      <w:pPr>
        <w:pStyle w:val="CommentText"/>
      </w:pPr>
      <w:r>
        <w:rPr>
          <w:rStyle w:val="CommentReference"/>
        </w:rPr>
        <w:annotationRef/>
      </w:r>
      <w:r>
        <w:t>Source?</w:t>
      </w:r>
    </w:p>
  </w:comment>
  <w:comment w:id="616"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618"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635" w:author="Dr. H" w:date="2022-07-29T12:00:00Z" w:initials="NH">
    <w:p w14:paraId="6B66B37C" w14:textId="77777777" w:rsidR="00B54551" w:rsidRDefault="00B54551" w:rsidP="00B54551">
      <w:pPr>
        <w:pStyle w:val="CommentText"/>
      </w:pPr>
      <w:r>
        <w:rPr>
          <w:rStyle w:val="CommentReference"/>
        </w:rPr>
        <w:annotationRef/>
      </w:r>
      <w:r>
        <w:t>This should be after the problem and purpose. Is there any reason you don’t follow the template?</w:t>
      </w:r>
    </w:p>
    <w:p w14:paraId="6097C547" w14:textId="77777777" w:rsidR="00B54551" w:rsidRDefault="00B54551" w:rsidP="00B54551">
      <w:pPr>
        <w:pStyle w:val="CommentText"/>
      </w:pPr>
    </w:p>
    <w:p w14:paraId="6A2E13FD" w14:textId="77777777" w:rsidR="00B54551" w:rsidRDefault="00B54551" w:rsidP="00B54551">
      <w:pPr>
        <w:contextualSpacing/>
      </w:pPr>
      <w:r>
        <w:t>Checklist:</w:t>
      </w:r>
    </w:p>
    <w:p w14:paraId="04C1CA26" w14:textId="77777777" w:rsidR="00B54551" w:rsidRDefault="00000000" w:rsidP="00B54551">
      <w:pPr>
        <w:spacing w:after="0"/>
        <w:ind w:left="720"/>
      </w:pPr>
      <w:sdt>
        <w:sdtPr>
          <w:id w:val="1419839993"/>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w:t>
      </w:r>
      <w:r w:rsidR="00B54551" w:rsidRPr="00B54551">
        <w:rPr>
          <w:b/>
          <w:bCs/>
        </w:rPr>
        <w:t>Begin</w:t>
      </w:r>
      <w:r w:rsidR="00B54551">
        <w:t xml:space="preserve"> with an introduction and restatement of the problem and purpose </w:t>
      </w:r>
      <w:r w:rsidR="00B54551" w:rsidRPr="00B54551">
        <w:rPr>
          <w:b/>
          <w:bCs/>
        </w:rPr>
        <w:t>sentences</w:t>
      </w:r>
      <w:r w:rsidR="00B54551">
        <w:t xml:space="preserve"> verbatim. </w:t>
      </w:r>
      <w:r w:rsidR="00B54551">
        <w:rPr>
          <w:rStyle w:val="CommentReference"/>
          <w:rFonts w:eastAsia="Times New Roman" w:cs="Arial"/>
        </w:rPr>
        <w:annotationRef/>
      </w:r>
    </w:p>
    <w:p w14:paraId="1974C33D" w14:textId="77777777" w:rsidR="00B54551" w:rsidRDefault="00000000" w:rsidP="00B54551">
      <w:pPr>
        <w:spacing w:after="0"/>
        <w:ind w:left="720"/>
      </w:pPr>
      <w:sdt>
        <w:sdtPr>
          <w:id w:val="1273741776"/>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Provide </w:t>
      </w:r>
      <w:r w:rsidR="00B54551" w:rsidRPr="00B54551">
        <w:rPr>
          <w:b/>
          <w:bCs/>
        </w:rPr>
        <w:t>a brief overview</w:t>
      </w:r>
      <w:r w:rsidR="00B54551">
        <w:t xml:space="preserve"> of the contents of this chapter, including a statement that identifies the research methodology and design.</w:t>
      </w:r>
    </w:p>
    <w:p w14:paraId="510D47DD" w14:textId="77777777" w:rsidR="00B54551" w:rsidRDefault="00B54551" w:rsidP="00B54551">
      <w:pPr>
        <w:pStyle w:val="CommentText"/>
      </w:pPr>
    </w:p>
    <w:p w14:paraId="0F2AE76F" w14:textId="48A2DA29" w:rsidR="00B54551" w:rsidRDefault="00B54551" w:rsidP="00B54551">
      <w:pPr>
        <w:pStyle w:val="CommentText"/>
      </w:pPr>
      <w:r>
        <w:t>Can you fix this first section before moving further?</w:t>
      </w:r>
    </w:p>
  </w:comment>
  <w:comment w:id="640" w:author="nate nate" w:date="2022-04-23T22:56:00Z" w:initials="nn">
    <w:p w14:paraId="693E65E1" w14:textId="378AB8CD" w:rsidR="00E72F1F" w:rsidRDefault="00E72F1F" w:rsidP="009C0CE1">
      <w:pPr>
        <w:pStyle w:val="CommentText"/>
      </w:pPr>
      <w:r>
        <w:rPr>
          <w:rStyle w:val="CommentReference"/>
        </w:rPr>
        <w:annotationRef/>
      </w:r>
      <w:r>
        <w:t>Problem and Purpose statement are direct copies from chapter-1. Keep both insync.</w:t>
      </w:r>
    </w:p>
  </w:comment>
  <w:comment w:id="641" w:author="Dr. H" w:date="2022-07-29T11:59:00Z" w:initials="NH">
    <w:p w14:paraId="006F073D" w14:textId="496E8DDE" w:rsidR="00B54551" w:rsidRDefault="00B54551">
      <w:pPr>
        <w:pStyle w:val="CommentText"/>
      </w:pPr>
      <w:r>
        <w:rPr>
          <w:rStyle w:val="CommentReference"/>
        </w:rPr>
        <w:annotationRef/>
      </w:r>
      <w:r>
        <w:t>You are supposed to copy only the first sentence from the problem and purpose statements.</w:t>
      </w:r>
    </w:p>
  </w:comment>
  <w:comment w:id="642" w:author="nate nate" w:date="2022-07-31T11:06:00Z" w:initials="nn">
    <w:p w14:paraId="1028CB46" w14:textId="77777777" w:rsidR="000074A1" w:rsidRDefault="000074A1" w:rsidP="00D9031D">
      <w:pPr>
        <w:pStyle w:val="CommentText"/>
      </w:pPr>
      <w:r>
        <w:rPr>
          <w:rStyle w:val="CommentReference"/>
        </w:rPr>
        <w:annotationRef/>
      </w:r>
      <w:r>
        <w:t>Fixed.</w:t>
      </w:r>
    </w:p>
  </w:comment>
  <w:comment w:id="692" w:author="nate nate" w:date="2022-05-28T14:26:00Z" w:initials="nn">
    <w:p w14:paraId="19D74F65" w14:textId="0691C0FD"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000000" w:rsidP="009C0CE1">
      <w:sdt>
        <w:sdtPr>
          <w:id w:val="-74135567"/>
          <w14:checkbox>
            <w14:checked w14:val="0"/>
            <w14:checkedState w14:val="2612" w14:font="MS Gothic"/>
            <w14:uncheckedState w14:val="2610" w14:font="MS Gothic"/>
          </w14:checkbox>
        </w:sdtPr>
        <w:sdtContent>
          <w:r w:rsidR="00E72F1F" w:rsidRPr="00887A22">
            <w:rPr>
              <w:rFonts w:ascii="Segoe UI Symbol" w:hAnsi="Segoe UI Symbol" w:cs="Segoe UI Symbol"/>
            </w:rPr>
            <w:t>☐</w:t>
          </w:r>
        </w:sdtContent>
      </w:sdt>
      <w:r w:rsidR="00E72F1F" w:rsidRPr="00887A22">
        <w:t xml:space="preserve"> Identify alternative methodologies and designs and indicate why they were determined to be less appropriate than the ones selected. Do </w:t>
      </w:r>
      <w:r w:rsidR="00E72F1F" w:rsidRPr="00887A22">
        <w:rPr>
          <w:u w:val="single"/>
        </w:rPr>
        <w:t>not</w:t>
      </w:r>
      <w:r w:rsidR="00E72F1F" w:rsidRPr="00887A22">
        <w:t xml:space="preserve"> simply list and describe research methodologies and designs in general. </w:t>
      </w:r>
    </w:p>
    <w:p w14:paraId="4573D261" w14:textId="77777777" w:rsidR="00E72F1F" w:rsidRDefault="00E72F1F" w:rsidP="009C0CE1">
      <w:pPr>
        <w:pStyle w:val="CommentText"/>
      </w:pPr>
    </w:p>
  </w:comment>
  <w:comment w:id="695"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726"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754"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755"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762"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761"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800"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805"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806"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831"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832"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837"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843"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846"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850"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851"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854"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1"/>
  <w15:commentEx w15:paraId="44DAB034" w15:done="0"/>
  <w15:commentEx w15:paraId="30E1CFE5" w15:done="0"/>
  <w15:commentEx w15:paraId="6926186D" w15:done="1"/>
  <w15:commentEx w15:paraId="4E8B3CAA" w15:paraIdParent="6926186D" w15:done="1"/>
  <w15:commentEx w15:paraId="5501CD50" w15:done="0"/>
  <w15:commentEx w15:paraId="43F6CC74" w15:done="0"/>
  <w15:commentEx w15:paraId="12AA2492" w15:done="0"/>
  <w15:commentEx w15:paraId="2FC2793E" w15:done="0"/>
  <w15:commentEx w15:paraId="6A6DFAE9" w15:done="0"/>
  <w15:commentEx w15:paraId="015651A5" w15:paraIdParent="6A6DFAE9" w15:done="0"/>
  <w15:commentEx w15:paraId="61FEE7B2" w15:done="1"/>
  <w15:commentEx w15:paraId="1C70667A" w15:paraIdParent="61FEE7B2" w15:done="1"/>
  <w15:commentEx w15:paraId="4A4186BB" w15:done="0"/>
  <w15:commentEx w15:paraId="24D4246A" w15:done="0"/>
  <w15:commentEx w15:paraId="4E162EC3" w15:paraIdParent="24D4246A" w15:done="0"/>
  <w15:commentEx w15:paraId="07CF91ED" w15:done="0"/>
  <w15:commentEx w15:paraId="215AA99B" w15:done="0"/>
  <w15:commentEx w15:paraId="4314790F" w15:paraIdParent="215AA99B" w15:done="0"/>
  <w15:commentEx w15:paraId="411DD477" w15:done="0"/>
  <w15:commentEx w15:paraId="5BBB6483" w15:done="0"/>
  <w15:commentEx w15:paraId="306CA8E1" w15:done="0"/>
  <w15:commentEx w15:paraId="53979CCC" w15:done="0"/>
  <w15:commentEx w15:paraId="7A672EE0" w15:done="0"/>
  <w15:commentEx w15:paraId="715241FE" w15:done="0"/>
  <w15:commentEx w15:paraId="637E2F60" w15:done="0"/>
  <w15:commentEx w15:paraId="7AEC5435" w15:done="0"/>
  <w15:commentEx w15:paraId="57676964" w15:done="0"/>
  <w15:commentEx w15:paraId="35431026" w15:done="0"/>
  <w15:commentEx w15:paraId="68CF4E14" w15:done="0"/>
  <w15:commentEx w15:paraId="73F35205" w15:done="0"/>
  <w15:commentEx w15:paraId="72049355" w15:done="0"/>
  <w15:commentEx w15:paraId="61F69095" w15:done="0"/>
  <w15:commentEx w15:paraId="227EF5F8" w15:done="0"/>
  <w15:commentEx w15:paraId="589E7437" w15:done="0"/>
  <w15:commentEx w15:paraId="51DD391F" w15:done="1"/>
  <w15:commentEx w15:paraId="2EE53D9E" w15:done="0"/>
  <w15:commentEx w15:paraId="6B7525DC" w15:done="0"/>
  <w15:commentEx w15:paraId="6EAC8283"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0F2AE76F" w15:done="0"/>
  <w15:commentEx w15:paraId="693E65E1" w15:done="0"/>
  <w15:commentEx w15:paraId="006F073D" w15:paraIdParent="693E65E1" w15:done="0"/>
  <w15:commentEx w15:paraId="1028CB46" w15:paraIdParent="693E65E1" w15:done="0"/>
  <w15:commentEx w15:paraId="4573D261" w15:done="1"/>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1"/>
  <w15:commentEx w15:paraId="1E55E166" w15:done="1"/>
  <w15:commentEx w15:paraId="5FB4C871" w15:done="0"/>
  <w15:commentEx w15:paraId="357A6E58" w15:done="1"/>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68E3783" w16cex:dateUtc="2022-07-29T07:39:00Z"/>
  <w16cex:commentExtensible w16cex:durableId="2690BB14" w16cex:dateUtc="2022-07-31T12:25:00Z"/>
  <w16cex:commentExtensible w16cex:durableId="268E37FB" w16cex:dateUtc="2022-07-29T07:42:00Z"/>
  <w16cex:commentExtensible w16cex:durableId="268E383F" w16cex:dateUtc="2022-07-29T07:43:00Z"/>
  <w16cex:commentExtensible w16cex:durableId="268E3B12" w16cex:dateUtc="2022-07-29T07:55:00Z"/>
  <w16cex:commentExtensible w16cex:durableId="268E3B95" w16cex:dateUtc="2022-07-29T07:57:00Z"/>
  <w16cex:commentExtensible w16cex:durableId="268E3BBE" w16cex:dateUtc="2022-07-29T07:58:00Z"/>
  <w16cex:commentExtensible w16cex:durableId="2690C67A" w16cex:dateUtc="2022-07-31T13:14:00Z"/>
  <w16cex:commentExtensible w16cex:durableId="268E3C8F" w16cex:dateUtc="2022-07-29T08:01:00Z"/>
  <w16cex:commentExtensible w16cex:durableId="2690C618" w16cex:dateUtc="2022-07-31T13:12:00Z"/>
  <w16cex:commentExtensible w16cex:durableId="268E3CA3" w16cex:dateUtc="2022-07-29T08:01:00Z"/>
  <w16cex:commentExtensible w16cex:durableId="2690C6C9" w16cex:dateUtc="2022-07-29T07:43:00Z"/>
  <w16cex:commentExtensible w16cex:durableId="2690C724" w16cex:dateUtc="2022-07-31T13:17:00Z"/>
  <w16cex:commentExtensible w16cex:durableId="260FA908" w16cex:dateUtc="2022-04-24T14:46:00Z"/>
  <w16cex:commentExtensible w16cex:durableId="268E3CF7" w16cex:dateUtc="2022-07-29T08:03:00Z"/>
  <w16cex:commentExtensible w16cex:durableId="2690BD18" w16cex:dateUtc="2022-07-31T12:34:00Z"/>
  <w16cex:commentExtensible w16cex:durableId="260FE54A" w16cex:dateUtc="2022-04-24T19:03:00Z"/>
  <w16cex:commentExtensible w16cex:durableId="2690C477" w16cex:dateUtc="2022-07-31T13:05:00Z"/>
  <w16cex:commentExtensible w16cex:durableId="263CBF93" w16cex:dateUtc="2022-05-28T19:34:00Z"/>
  <w16cex:commentExtensible w16cex:durableId="263D15C5" w16cex:dateUtc="2022-05-29T01:42:00Z"/>
  <w16cex:commentExtensible w16cex:durableId="263D3285" w16cex:dateUtc="2022-05-29T03:45:00Z"/>
  <w16cex:commentExtensible w16cex:durableId="2690C859" w16cex:dateUtc="2022-07-31T13:22: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90BF6E" w16cex:dateUtc="2022-07-31T12:44:00Z"/>
  <w16cex:commentExtensible w16cex:durableId="2690BF9F" w16cex:dateUtc="2022-07-31T12:45:00Z"/>
  <w16cex:commentExtensible w16cex:durableId="2690BFC5" w16cex:dateUtc="2022-07-31T12:45: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90C027" w16cex:dateUtc="2022-07-31T12:47: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8E4A71" w16cex:dateUtc="2022-07-29T09:00:00Z"/>
  <w16cex:commentExtensible w16cex:durableId="260F0287" w16cex:dateUtc="2022-04-24T02:56:00Z"/>
  <w16cex:commentExtensible w16cex:durableId="268E4A27" w16cex:dateUtc="2022-07-29T08:59:00Z"/>
  <w16cex:commentExtensible w16cex:durableId="2690E0AF" w16cex:dateUtc="2022-07-31T15:06: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6926186D" w16cid:durableId="268E3783"/>
  <w16cid:commentId w16cid:paraId="4E8B3CAA" w16cid:durableId="2690BB14"/>
  <w16cid:commentId w16cid:paraId="5501CD50" w16cid:durableId="268E37FB"/>
  <w16cid:commentId w16cid:paraId="43F6CC74" w16cid:durableId="268E383F"/>
  <w16cid:commentId w16cid:paraId="12AA2492" w16cid:durableId="268E3B12"/>
  <w16cid:commentId w16cid:paraId="2FC2793E" w16cid:durableId="268E3B95"/>
  <w16cid:commentId w16cid:paraId="6A6DFAE9" w16cid:durableId="268E3BBE"/>
  <w16cid:commentId w16cid:paraId="015651A5" w16cid:durableId="2690C67A"/>
  <w16cid:commentId w16cid:paraId="61FEE7B2" w16cid:durableId="268E3C8F"/>
  <w16cid:commentId w16cid:paraId="1C70667A" w16cid:durableId="2690C618"/>
  <w16cid:commentId w16cid:paraId="4A4186BB" w16cid:durableId="268E3CA3"/>
  <w16cid:commentId w16cid:paraId="24D4246A" w16cid:durableId="2690C6C9"/>
  <w16cid:commentId w16cid:paraId="4E162EC3" w16cid:durableId="2690C724"/>
  <w16cid:commentId w16cid:paraId="07CF91ED" w16cid:durableId="260FA908"/>
  <w16cid:commentId w16cid:paraId="215AA99B" w16cid:durableId="268E3CF7"/>
  <w16cid:commentId w16cid:paraId="4314790F" w16cid:durableId="2690BD18"/>
  <w16cid:commentId w16cid:paraId="411DD477" w16cid:durableId="260FE54A"/>
  <w16cid:commentId w16cid:paraId="5BBB6483" w16cid:durableId="2690C477"/>
  <w16cid:commentId w16cid:paraId="306CA8E1" w16cid:durableId="263CBF93"/>
  <w16cid:commentId w16cid:paraId="53979CCC" w16cid:durableId="263D15C5"/>
  <w16cid:commentId w16cid:paraId="7A672EE0" w16cid:durableId="263D3285"/>
  <w16cid:commentId w16cid:paraId="715241FE" w16cid:durableId="2690C859"/>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72049355" w16cid:durableId="2690BF6E"/>
  <w16cid:commentId w16cid:paraId="61F69095" w16cid:durableId="2690BF9F"/>
  <w16cid:commentId w16cid:paraId="227EF5F8" w16cid:durableId="2690BFC5"/>
  <w16cid:commentId w16cid:paraId="589E7437" w16cid:durableId="262BA295"/>
  <w16cid:commentId w16cid:paraId="51DD391F" w16cid:durableId="262BA31B"/>
  <w16cid:commentId w16cid:paraId="2EE53D9E" w16cid:durableId="262BA34C"/>
  <w16cid:commentId w16cid:paraId="6B7525DC" w16cid:durableId="2662E577"/>
  <w16cid:commentId w16cid:paraId="6EAC8283" w16cid:durableId="2690C02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0F2AE76F" w16cid:durableId="268E4A71"/>
  <w16cid:commentId w16cid:paraId="693E65E1" w16cid:durableId="260F0287"/>
  <w16cid:commentId w16cid:paraId="006F073D" w16cid:durableId="268E4A27"/>
  <w16cid:commentId w16cid:paraId="1028CB46" w16cid:durableId="2690E0AF"/>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4738F" w14:textId="77777777" w:rsidR="006877C8" w:rsidRDefault="006877C8" w:rsidP="009C0CE1">
      <w:r>
        <w:separator/>
      </w:r>
    </w:p>
  </w:endnote>
  <w:endnote w:type="continuationSeparator" w:id="0">
    <w:p w14:paraId="0D440381" w14:textId="77777777" w:rsidR="006877C8" w:rsidRDefault="006877C8" w:rsidP="009C0CE1">
      <w:r>
        <w:continuationSeparator/>
      </w:r>
    </w:p>
  </w:endnote>
  <w:endnote w:type="continuationNotice" w:id="1">
    <w:p w14:paraId="15C3702F" w14:textId="77777777" w:rsidR="006877C8" w:rsidRDefault="006877C8"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AB2AD" w14:textId="77777777" w:rsidR="006877C8" w:rsidRDefault="006877C8" w:rsidP="009C0CE1">
      <w:r>
        <w:separator/>
      </w:r>
    </w:p>
  </w:footnote>
  <w:footnote w:type="continuationSeparator" w:id="0">
    <w:p w14:paraId="76F74329" w14:textId="77777777" w:rsidR="006877C8" w:rsidRDefault="006877C8" w:rsidP="009C0CE1">
      <w:r>
        <w:continuationSeparator/>
      </w:r>
    </w:p>
  </w:footnote>
  <w:footnote w:type="continuationNotice" w:id="1">
    <w:p w14:paraId="39125FDC" w14:textId="77777777" w:rsidR="006877C8" w:rsidRDefault="006877C8"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nate nate">
    <w15:presenceInfo w15:providerId="Windows Live" w15:userId="07ceb59a02b2b8d9"/>
  </w15:person>
  <w15:person w15:author="Dr. H">
    <w15:presenceInfo w15:providerId="None" w15:userId="Dr. H"/>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tKgFAIcU6EktAAAA"/>
  </w:docVars>
  <w:rsids>
    <w:rsidRoot w:val="00887A22"/>
    <w:rsid w:val="00000584"/>
    <w:rsid w:val="00001EAE"/>
    <w:rsid w:val="00002A1F"/>
    <w:rsid w:val="000074A1"/>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A6904"/>
    <w:rsid w:val="000B5810"/>
    <w:rsid w:val="000C3454"/>
    <w:rsid w:val="000C6657"/>
    <w:rsid w:val="000C6EE8"/>
    <w:rsid w:val="000C6FC1"/>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1A0D"/>
    <w:rsid w:val="0015334D"/>
    <w:rsid w:val="00161877"/>
    <w:rsid w:val="001703B6"/>
    <w:rsid w:val="0017341B"/>
    <w:rsid w:val="00177A8E"/>
    <w:rsid w:val="00186728"/>
    <w:rsid w:val="00196B39"/>
    <w:rsid w:val="001A0924"/>
    <w:rsid w:val="001A0CED"/>
    <w:rsid w:val="001A0F17"/>
    <w:rsid w:val="001B0FB8"/>
    <w:rsid w:val="001B26EE"/>
    <w:rsid w:val="001B748F"/>
    <w:rsid w:val="001C24A5"/>
    <w:rsid w:val="001C4899"/>
    <w:rsid w:val="001D4012"/>
    <w:rsid w:val="001E1D9E"/>
    <w:rsid w:val="001F2EF9"/>
    <w:rsid w:val="001F3098"/>
    <w:rsid w:val="001F3ACE"/>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83CF5"/>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3710"/>
    <w:rsid w:val="004F53AC"/>
    <w:rsid w:val="00507982"/>
    <w:rsid w:val="005237FE"/>
    <w:rsid w:val="00524E27"/>
    <w:rsid w:val="00530234"/>
    <w:rsid w:val="00541718"/>
    <w:rsid w:val="005422F4"/>
    <w:rsid w:val="00551E59"/>
    <w:rsid w:val="005521AA"/>
    <w:rsid w:val="005546CC"/>
    <w:rsid w:val="00557AAA"/>
    <w:rsid w:val="00571DEA"/>
    <w:rsid w:val="005747C0"/>
    <w:rsid w:val="005874FD"/>
    <w:rsid w:val="005919DC"/>
    <w:rsid w:val="005931F9"/>
    <w:rsid w:val="005A5EB1"/>
    <w:rsid w:val="005B0D64"/>
    <w:rsid w:val="005C1BA0"/>
    <w:rsid w:val="005C57F6"/>
    <w:rsid w:val="005D5189"/>
    <w:rsid w:val="005D57E6"/>
    <w:rsid w:val="005D64EF"/>
    <w:rsid w:val="005E3CC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877C8"/>
    <w:rsid w:val="00695956"/>
    <w:rsid w:val="006A48CC"/>
    <w:rsid w:val="006B759C"/>
    <w:rsid w:val="006C1D7B"/>
    <w:rsid w:val="006C2599"/>
    <w:rsid w:val="006C330F"/>
    <w:rsid w:val="006D08A6"/>
    <w:rsid w:val="006D2C08"/>
    <w:rsid w:val="006D3517"/>
    <w:rsid w:val="006D634D"/>
    <w:rsid w:val="006E667F"/>
    <w:rsid w:val="006F7A8D"/>
    <w:rsid w:val="0070192C"/>
    <w:rsid w:val="00713616"/>
    <w:rsid w:val="00716C58"/>
    <w:rsid w:val="007224B3"/>
    <w:rsid w:val="00722651"/>
    <w:rsid w:val="0075142B"/>
    <w:rsid w:val="00752598"/>
    <w:rsid w:val="007573D9"/>
    <w:rsid w:val="00761763"/>
    <w:rsid w:val="007640F1"/>
    <w:rsid w:val="00765ADD"/>
    <w:rsid w:val="00765E48"/>
    <w:rsid w:val="0076606C"/>
    <w:rsid w:val="00766C85"/>
    <w:rsid w:val="00767176"/>
    <w:rsid w:val="00775EA5"/>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0600"/>
    <w:rsid w:val="0081503D"/>
    <w:rsid w:val="0083107B"/>
    <w:rsid w:val="00836B56"/>
    <w:rsid w:val="00840B41"/>
    <w:rsid w:val="00844C3F"/>
    <w:rsid w:val="00851C4F"/>
    <w:rsid w:val="00856313"/>
    <w:rsid w:val="0085723C"/>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545E1"/>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D3AC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3A74"/>
    <w:rsid w:val="00AD77F1"/>
    <w:rsid w:val="00AE080A"/>
    <w:rsid w:val="00B10F15"/>
    <w:rsid w:val="00B157DA"/>
    <w:rsid w:val="00B22EB9"/>
    <w:rsid w:val="00B2562D"/>
    <w:rsid w:val="00B377C8"/>
    <w:rsid w:val="00B454B9"/>
    <w:rsid w:val="00B52AA8"/>
    <w:rsid w:val="00B5397A"/>
    <w:rsid w:val="00B54551"/>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4565"/>
    <w:rsid w:val="00BD5282"/>
    <w:rsid w:val="00BD6D10"/>
    <w:rsid w:val="00BF0267"/>
    <w:rsid w:val="00BF4570"/>
    <w:rsid w:val="00C0552B"/>
    <w:rsid w:val="00C135BE"/>
    <w:rsid w:val="00C14612"/>
    <w:rsid w:val="00C23A48"/>
    <w:rsid w:val="00C5763B"/>
    <w:rsid w:val="00C65F8E"/>
    <w:rsid w:val="00C8042F"/>
    <w:rsid w:val="00C80A00"/>
    <w:rsid w:val="00CA4AC4"/>
    <w:rsid w:val="00CA5900"/>
    <w:rsid w:val="00CC32C0"/>
    <w:rsid w:val="00CC3790"/>
    <w:rsid w:val="00CC4296"/>
    <w:rsid w:val="00CC6CB1"/>
    <w:rsid w:val="00CD266B"/>
    <w:rsid w:val="00CD6932"/>
    <w:rsid w:val="00D00B18"/>
    <w:rsid w:val="00D07FD2"/>
    <w:rsid w:val="00D13402"/>
    <w:rsid w:val="00D14F90"/>
    <w:rsid w:val="00D21458"/>
    <w:rsid w:val="00D225C2"/>
    <w:rsid w:val="00D22622"/>
    <w:rsid w:val="00D2626A"/>
    <w:rsid w:val="00D41F7B"/>
    <w:rsid w:val="00D46D23"/>
    <w:rsid w:val="00D556F8"/>
    <w:rsid w:val="00D62EAE"/>
    <w:rsid w:val="00D665F7"/>
    <w:rsid w:val="00D7087A"/>
    <w:rsid w:val="00D70D75"/>
    <w:rsid w:val="00D855BF"/>
    <w:rsid w:val="00D90ACF"/>
    <w:rsid w:val="00D922B6"/>
    <w:rsid w:val="00D945BB"/>
    <w:rsid w:val="00D95A41"/>
    <w:rsid w:val="00D96395"/>
    <w:rsid w:val="00DA7720"/>
    <w:rsid w:val="00DB4B6A"/>
    <w:rsid w:val="00DC3AFD"/>
    <w:rsid w:val="00DC70D7"/>
    <w:rsid w:val="00DE052E"/>
    <w:rsid w:val="00DE0FD1"/>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57186"/>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516" y="223204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Safety</a:t>
          </a:r>
        </a:p>
      </dsp:txBody>
      <dsp:txXfrm>
        <a:off x="16610" y="2247137"/>
        <a:ext cx="1000493" cy="485152"/>
      </dsp:txXfrm>
    </dsp:sp>
    <dsp:sp modelId="{C840567A-0548-4240-8C5C-E406D0BD9356}">
      <dsp:nvSpPr>
        <dsp:cNvPr id="0" name=""/>
        <dsp:cNvSpPr/>
      </dsp:nvSpPr>
      <dsp:spPr>
        <a:xfrm rot="17179538">
          <a:off x="505003" y="1775009"/>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1749285"/>
        <a:ext cx="73333" cy="73333"/>
      </dsp:txXfrm>
    </dsp:sp>
    <dsp:sp modelId="{1B0B01CF-39A1-4E63-A405-DFFADEDB10D8}">
      <dsp:nvSpPr>
        <dsp:cNvPr id="0" name=""/>
        <dsp:cNvSpPr/>
      </dsp:nvSpPr>
      <dsp:spPr>
        <a:xfrm>
          <a:off x="1444469" y="824519"/>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Drivers &amp; Passengers</a:t>
          </a:r>
        </a:p>
      </dsp:txBody>
      <dsp:txXfrm>
        <a:off x="1459563" y="839613"/>
        <a:ext cx="1000493" cy="485152"/>
      </dsp:txXfrm>
    </dsp:sp>
    <dsp:sp modelId="{49F80A44-C9A9-4532-B086-A9355EB9AE0F}">
      <dsp:nvSpPr>
        <dsp:cNvPr id="0" name=""/>
        <dsp:cNvSpPr/>
      </dsp:nvSpPr>
      <dsp:spPr>
        <a:xfrm rot="17945813">
          <a:off x="2257389" y="700846"/>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690593"/>
        <a:ext cx="42389" cy="42389"/>
      </dsp:txXfrm>
    </dsp:sp>
    <dsp:sp modelId="{2BB7452C-A4F7-4137-A819-8B0EC78AA6C6}">
      <dsp:nvSpPr>
        <dsp:cNvPr id="0" name=""/>
        <dsp:cNvSpPr/>
      </dsp:nvSpPr>
      <dsp:spPr>
        <a:xfrm>
          <a:off x="2887423"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Reactive Controls</a:t>
          </a:r>
        </a:p>
      </dsp:txBody>
      <dsp:txXfrm>
        <a:off x="2902517" y="98810"/>
        <a:ext cx="1000493" cy="485152"/>
      </dsp:txXfrm>
    </dsp:sp>
    <dsp:sp modelId="{9694CAB0-EC20-4778-8EE6-2CBD37958CA8}">
      <dsp:nvSpPr>
        <dsp:cNvPr id="0" name=""/>
        <dsp:cNvSpPr/>
      </dsp:nvSpPr>
      <dsp:spPr>
        <a:xfrm>
          <a:off x="3918105" y="330444"/>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31080"/>
        <a:ext cx="20613" cy="20613"/>
      </dsp:txXfrm>
    </dsp:sp>
    <dsp:sp modelId="{D883C3EC-3825-41E9-B1A2-D8093F412240}">
      <dsp:nvSpPr>
        <dsp:cNvPr id="0" name=""/>
        <dsp:cNvSpPr/>
      </dsp:nvSpPr>
      <dsp:spPr>
        <a:xfrm>
          <a:off x="4330377"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All Wheel Drive</a:t>
          </a:r>
        </a:p>
      </dsp:txBody>
      <dsp:txXfrm>
        <a:off x="4345471" y="98810"/>
        <a:ext cx="1000493" cy="485152"/>
      </dsp:txXfrm>
    </dsp:sp>
    <dsp:sp modelId="{31314558-3DD8-4284-AFB7-FCB3310B31F9}">
      <dsp:nvSpPr>
        <dsp:cNvPr id="0" name=""/>
        <dsp:cNvSpPr/>
      </dsp:nvSpPr>
      <dsp:spPr>
        <a:xfrm rot="20413970">
          <a:off x="2462244" y="997166"/>
          <a:ext cx="438086" cy="21884"/>
        </a:xfrm>
        <a:custGeom>
          <a:avLst/>
          <a:gdLst/>
          <a:ahLst/>
          <a:cxnLst/>
          <a:rect l="0" t="0" r="0" b="0"/>
          <a:pathLst>
            <a:path>
              <a:moveTo>
                <a:pt x="0" y="10942"/>
              </a:moveTo>
              <a:lnTo>
                <a:pt x="438086"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335" y="997157"/>
        <a:ext cx="21904" cy="21904"/>
      </dsp:txXfrm>
    </dsp:sp>
    <dsp:sp modelId="{FFB095A6-8103-4424-B682-4C19721F62E1}">
      <dsp:nvSpPr>
        <dsp:cNvPr id="0" name=""/>
        <dsp:cNvSpPr/>
      </dsp:nvSpPr>
      <dsp:spPr>
        <a:xfrm>
          <a:off x="2887423"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Proactive Controls</a:t>
          </a:r>
        </a:p>
      </dsp:txBody>
      <dsp:txXfrm>
        <a:off x="2902517" y="691452"/>
        <a:ext cx="1000493" cy="485152"/>
      </dsp:txXfrm>
    </dsp:sp>
    <dsp:sp modelId="{04E6F6FC-818A-4538-AC43-B3592CC77867}">
      <dsp:nvSpPr>
        <dsp:cNvPr id="0" name=""/>
        <dsp:cNvSpPr/>
      </dsp:nvSpPr>
      <dsp:spPr>
        <a:xfrm>
          <a:off x="3918105" y="923086"/>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923722"/>
        <a:ext cx="20613" cy="20613"/>
      </dsp:txXfrm>
    </dsp:sp>
    <dsp:sp modelId="{22DA1D6B-E47A-4EE5-8FE9-F97E134A9E24}">
      <dsp:nvSpPr>
        <dsp:cNvPr id="0" name=""/>
        <dsp:cNvSpPr/>
      </dsp:nvSpPr>
      <dsp:spPr>
        <a:xfrm>
          <a:off x="4330377"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Seat belts</a:t>
          </a:r>
        </a:p>
      </dsp:txBody>
      <dsp:txXfrm>
        <a:off x="4345471" y="691452"/>
        <a:ext cx="1000493" cy="485152"/>
      </dsp:txXfrm>
    </dsp:sp>
    <dsp:sp modelId="{C17F9944-AD88-407A-8916-4CF81BA742F2}">
      <dsp:nvSpPr>
        <dsp:cNvPr id="0" name=""/>
        <dsp:cNvSpPr/>
      </dsp:nvSpPr>
      <dsp:spPr>
        <a:xfrm rot="3654187">
          <a:off x="2257389" y="1441648"/>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1431395"/>
        <a:ext cx="42389" cy="42389"/>
      </dsp:txXfrm>
    </dsp:sp>
    <dsp:sp modelId="{91FB7637-3937-4B89-9AB8-09403DF3703B}">
      <dsp:nvSpPr>
        <dsp:cNvPr id="0" name=""/>
        <dsp:cNvSpPr/>
      </dsp:nvSpPr>
      <dsp:spPr>
        <a:xfrm>
          <a:off x="2887423" y="1565321"/>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Alertness</a:t>
          </a:r>
        </a:p>
      </dsp:txBody>
      <dsp:txXfrm>
        <a:off x="2902517" y="1580415"/>
        <a:ext cx="1000493" cy="485152"/>
      </dsp:txXfrm>
    </dsp:sp>
    <dsp:sp modelId="{60D88690-3F6A-4AFA-9F08-7C4D571A4D16}">
      <dsp:nvSpPr>
        <dsp:cNvPr id="0" name=""/>
        <dsp:cNvSpPr/>
      </dsp:nvSpPr>
      <dsp:spPr>
        <a:xfrm rot="19457599">
          <a:off x="3870383" y="1663888"/>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662138"/>
        <a:ext cx="25385" cy="25385"/>
      </dsp:txXfrm>
    </dsp:sp>
    <dsp:sp modelId="{26F2A769-AE1A-40CF-B3D8-8955EAB7F19E}">
      <dsp:nvSpPr>
        <dsp:cNvPr id="0" name=""/>
        <dsp:cNvSpPr/>
      </dsp:nvSpPr>
      <dsp:spPr>
        <a:xfrm>
          <a:off x="4330377" y="1269000"/>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Intoxication</a:t>
          </a:r>
        </a:p>
      </dsp:txBody>
      <dsp:txXfrm>
        <a:off x="4345471" y="1284094"/>
        <a:ext cx="1000493" cy="485152"/>
      </dsp:txXfrm>
    </dsp:sp>
    <dsp:sp modelId="{81BDD6AA-EEB9-4E13-85FE-B13929E2DABB}">
      <dsp:nvSpPr>
        <dsp:cNvPr id="0" name=""/>
        <dsp:cNvSpPr/>
      </dsp:nvSpPr>
      <dsp:spPr>
        <a:xfrm rot="2142401">
          <a:off x="3870383" y="1960209"/>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958459"/>
        <a:ext cx="25385" cy="25385"/>
      </dsp:txXfrm>
    </dsp:sp>
    <dsp:sp modelId="{5B4E3923-A0F6-4864-B43F-1FF44FE4B5DF}">
      <dsp:nvSpPr>
        <dsp:cNvPr id="0" name=""/>
        <dsp:cNvSpPr/>
      </dsp:nvSpPr>
      <dsp:spPr>
        <a:xfrm>
          <a:off x="4330377" y="1861642"/>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Tired</a:t>
          </a:r>
        </a:p>
      </dsp:txBody>
      <dsp:txXfrm>
        <a:off x="4345471" y="1876736"/>
        <a:ext cx="1000493" cy="485152"/>
      </dsp:txXfrm>
    </dsp:sp>
    <dsp:sp modelId="{57A3ABD1-BC5D-4138-A455-FC136A00975F}">
      <dsp:nvSpPr>
        <dsp:cNvPr id="0" name=""/>
        <dsp:cNvSpPr/>
      </dsp:nvSpPr>
      <dsp:spPr>
        <a:xfrm rot="3090853">
          <a:off x="907095" y="2738051"/>
          <a:ext cx="662476" cy="21884"/>
        </a:xfrm>
        <a:custGeom>
          <a:avLst/>
          <a:gdLst/>
          <a:ahLst/>
          <a:cxnLst/>
          <a:rect l="0" t="0" r="0" b="0"/>
          <a:pathLst>
            <a:path>
              <a:moveTo>
                <a:pt x="0" y="10942"/>
              </a:moveTo>
              <a:lnTo>
                <a:pt x="662476"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21771" y="2732432"/>
        <a:ext cx="33123" cy="33123"/>
      </dsp:txXfrm>
    </dsp:sp>
    <dsp:sp modelId="{07C152F0-1EDE-43B1-9E91-3A3F9D5DC65B}">
      <dsp:nvSpPr>
        <dsp:cNvPr id="0" name=""/>
        <dsp:cNvSpPr/>
      </dsp:nvSpPr>
      <dsp:spPr>
        <a:xfrm>
          <a:off x="1444469" y="2750604"/>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Road Design</a:t>
          </a:r>
        </a:p>
      </dsp:txBody>
      <dsp:txXfrm>
        <a:off x="1459563" y="2765698"/>
        <a:ext cx="1000493" cy="485152"/>
      </dsp:txXfrm>
    </dsp:sp>
    <dsp:sp modelId="{FC067A60-BD42-4295-AF88-AB759231CF8C}">
      <dsp:nvSpPr>
        <dsp:cNvPr id="0" name=""/>
        <dsp:cNvSpPr/>
      </dsp:nvSpPr>
      <dsp:spPr>
        <a:xfrm rot="19457599">
          <a:off x="2427429" y="2849172"/>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2847421"/>
        <a:ext cx="25385" cy="25385"/>
      </dsp:txXfrm>
    </dsp:sp>
    <dsp:sp modelId="{BF8EE59A-12BD-42F1-96C8-FCDD259895D8}">
      <dsp:nvSpPr>
        <dsp:cNvPr id="0" name=""/>
        <dsp:cNvSpPr/>
      </dsp:nvSpPr>
      <dsp:spPr>
        <a:xfrm>
          <a:off x="2887423"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Low Tech</a:t>
          </a:r>
        </a:p>
      </dsp:txBody>
      <dsp:txXfrm>
        <a:off x="2902517" y="2469377"/>
        <a:ext cx="1000493" cy="485152"/>
      </dsp:txXfrm>
    </dsp:sp>
    <dsp:sp modelId="{4CEFF908-50F9-48F4-AAC0-CF371CE6305A}">
      <dsp:nvSpPr>
        <dsp:cNvPr id="0" name=""/>
        <dsp:cNvSpPr/>
      </dsp:nvSpPr>
      <dsp:spPr>
        <a:xfrm>
          <a:off x="3918105" y="2701011"/>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2701647"/>
        <a:ext cx="20613" cy="20613"/>
      </dsp:txXfrm>
    </dsp:sp>
    <dsp:sp modelId="{FCF2FF40-C71C-4F52-B563-16520BB200D6}">
      <dsp:nvSpPr>
        <dsp:cNvPr id="0" name=""/>
        <dsp:cNvSpPr/>
      </dsp:nvSpPr>
      <dsp:spPr>
        <a:xfrm>
          <a:off x="4330377"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Stop Signs</a:t>
          </a:r>
        </a:p>
      </dsp:txBody>
      <dsp:txXfrm>
        <a:off x="4345471" y="2469377"/>
        <a:ext cx="1000493" cy="485152"/>
      </dsp:txXfrm>
    </dsp:sp>
    <dsp:sp modelId="{9A883870-BEB8-4A68-ABCB-0C400F6C0BD3}">
      <dsp:nvSpPr>
        <dsp:cNvPr id="0" name=""/>
        <dsp:cNvSpPr/>
      </dsp:nvSpPr>
      <dsp:spPr>
        <a:xfrm rot="2142401">
          <a:off x="2427429" y="3145493"/>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3143742"/>
        <a:ext cx="25385" cy="25385"/>
      </dsp:txXfrm>
    </dsp:sp>
    <dsp:sp modelId="{6422F808-7DFE-4E58-BC2F-34EB8A271DFD}">
      <dsp:nvSpPr>
        <dsp:cNvPr id="0" name=""/>
        <dsp:cNvSpPr/>
      </dsp:nvSpPr>
      <dsp:spPr>
        <a:xfrm>
          <a:off x="2887423"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Inherient Assumptions</a:t>
          </a:r>
        </a:p>
      </dsp:txBody>
      <dsp:txXfrm>
        <a:off x="2902517" y="3062019"/>
        <a:ext cx="1000493" cy="485152"/>
      </dsp:txXfrm>
    </dsp:sp>
    <dsp:sp modelId="{65CBDBA1-8F50-4B14-AC69-CADA50445705}">
      <dsp:nvSpPr>
        <dsp:cNvPr id="0" name=""/>
        <dsp:cNvSpPr/>
      </dsp:nvSpPr>
      <dsp:spPr>
        <a:xfrm>
          <a:off x="3918105" y="3293653"/>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294289"/>
        <a:ext cx="20613" cy="20613"/>
      </dsp:txXfrm>
    </dsp:sp>
    <dsp:sp modelId="{570D8CBE-1A5D-4E0E-9CB8-28A251C2A412}">
      <dsp:nvSpPr>
        <dsp:cNvPr id="0" name=""/>
        <dsp:cNvSpPr/>
      </dsp:nvSpPr>
      <dsp:spPr>
        <a:xfrm>
          <a:off x="4330377"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Locale Specific Knowledge</a:t>
          </a:r>
        </a:p>
      </dsp:txBody>
      <dsp:txXfrm>
        <a:off x="4345471" y="3062019"/>
        <a:ext cx="1000493" cy="485152"/>
      </dsp:txXfrm>
    </dsp:sp>
    <dsp:sp modelId="{6D055C97-C1E1-4678-AE1B-8CDB7BAABC29}">
      <dsp:nvSpPr>
        <dsp:cNvPr id="0" name=""/>
        <dsp:cNvSpPr/>
      </dsp:nvSpPr>
      <dsp:spPr>
        <a:xfrm rot="4420462">
          <a:off x="505003" y="3182533"/>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3156809"/>
        <a:ext cx="73333" cy="73333"/>
      </dsp:txXfrm>
    </dsp:sp>
    <dsp:sp modelId="{4BC817F4-DDB9-46D1-87E3-C3323FA2C355}">
      <dsp:nvSpPr>
        <dsp:cNvPr id="0" name=""/>
        <dsp:cNvSpPr/>
      </dsp:nvSpPr>
      <dsp:spPr>
        <a:xfrm>
          <a:off x="1444469"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Pedestrians</a:t>
          </a:r>
        </a:p>
      </dsp:txBody>
      <dsp:txXfrm>
        <a:off x="1459563" y="3654661"/>
        <a:ext cx="1000493" cy="485152"/>
      </dsp:txXfrm>
    </dsp:sp>
    <dsp:sp modelId="{5070BEA0-AFCD-4DDC-98E5-6FF0F97C513A}">
      <dsp:nvSpPr>
        <dsp:cNvPr id="0" name=""/>
        <dsp:cNvSpPr/>
      </dsp:nvSpPr>
      <dsp:spPr>
        <a:xfrm>
          <a:off x="2475151" y="3886295"/>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980" y="3886930"/>
        <a:ext cx="20613" cy="20613"/>
      </dsp:txXfrm>
    </dsp:sp>
    <dsp:sp modelId="{05965639-07EE-41CB-A0B5-E26E61E647EE}">
      <dsp:nvSpPr>
        <dsp:cNvPr id="0" name=""/>
        <dsp:cNvSpPr/>
      </dsp:nvSpPr>
      <dsp:spPr>
        <a:xfrm>
          <a:off x="2887423"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Oblivious</a:t>
          </a:r>
        </a:p>
      </dsp:txBody>
      <dsp:txXfrm>
        <a:off x="2902517" y="3654661"/>
        <a:ext cx="1000493" cy="4851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82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8</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9</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10</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11</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12</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13</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14</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16</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17</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18</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19</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21</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22</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24</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25</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26</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27</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28</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29</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90</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38</b:RefOrder>
  </b:Source>
  <b:Source>
    <b:Tag>Dar59</b:Tag>
    <b:SourceType>Book</b:SourceType>
    <b:Guid>{FE2F6E73-E1E7-4442-8A85-8E7F1E38D5EC}</b:Guid>
    <b:Title>On the origin of species</b:Title>
    <b:Year>1859</b:Year>
    <b:Author>
      <b:Author>
        <b:NameList>
          <b:Person>
            <b:Last>Darwin</b:Last>
            <b:First>C</b:First>
          </b:Person>
        </b:NameList>
      </b:Author>
    </b:Author>
    <b:RefOrder>39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43</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44</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46</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47</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48</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49</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51</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52</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53</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54</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55</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57</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58</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59</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60</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61</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62</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63</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64</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65</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66</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67</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68</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69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70</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71</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72</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73</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74</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75</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76</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77</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78</b:RefOrder>
  </b:Source>
  <b:Source>
    <b:Tag>Asi42</b:Tag>
    <b:SourceType>Book</b:SourceType>
    <b:Guid>{59191ABC-FD6E-4700-843D-79A39BE5ACD6}</b:Guid>
    <b:Title>Runaround</b:Title>
    <b:Year>1942</b:Year>
    <b:Author>
      <b:Author>
        <b:NameList>
          <b:Person>
            <b:Last>Asimov</b:Last>
            <b:First>I</b:First>
          </b:Person>
        </b:NameList>
      </b:Author>
    </b:Author>
    <b:RefOrder>79</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80</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81</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83</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84</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85</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86</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87</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88</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89</b:RefOrder>
  </b:Source>
</b:Sources>
</file>

<file path=customXml/itemProps1.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9F840B-F38B-43A6-B083-ECA0E22C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122</Pages>
  <Words>28471</Words>
  <Characters>162289</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190380</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21</cp:revision>
  <dcterms:created xsi:type="dcterms:W3CDTF">2022-07-29T09:03:00Z</dcterms:created>
  <dcterms:modified xsi:type="dcterms:W3CDTF">2022-07-31T15:07:00Z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